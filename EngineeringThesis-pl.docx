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Overlap w:val="never"/>
        <w:tblW w:w="9810" w:type="dxa"/>
        <w:tblLayout w:type="fixed"/>
        <w:tblLook w:val="01E0" w:firstRow="1" w:lastRow="1" w:firstColumn="1" w:lastColumn="1" w:noHBand="0" w:noVBand="0"/>
      </w:tblPr>
      <w:tblGrid>
        <w:gridCol w:w="3780"/>
        <w:gridCol w:w="2775"/>
        <w:gridCol w:w="3255"/>
      </w:tblGrid>
      <w:tr w:rsidR="00C91738" w:rsidDel="009521B7" w14:paraId="725DB030" w14:textId="6D0E6853">
        <w:trPr>
          <w:del w:id="2" w:author="Speedziarz" w:date="2014-12-08T13:44:00Z"/>
        </w:trPr>
        <w:tc>
          <w:tcPr>
            <w:tcW w:w="3780" w:type="dxa"/>
            <w:tcMar>
              <w:top w:w="20" w:type="dxa"/>
              <w:left w:w="20" w:type="dxa"/>
              <w:bottom w:w="1020" w:type="dxa"/>
              <w:right w:w="20" w:type="dxa"/>
            </w:tcMar>
          </w:tcPr>
          <w:bookmarkStart w:id="3" w:name="__bookmark_1"/>
          <w:bookmarkEnd w:id="3"/>
          <w:p w14:paraId="2299D580" w14:textId="0319C4BB" w:rsidR="00C91738" w:rsidDel="009521B7" w:rsidRDefault="00321D8B">
            <w:pPr>
              <w:jc w:val="both"/>
              <w:rPr>
                <w:del w:id="4" w:author="Speedziarz" w:date="2014-12-08T13:44:00Z"/>
              </w:rPr>
              <w:pPrChange w:id="5" w:author="aich" w:date="2014-12-08T06:13:00Z">
                <w:pPr/>
              </w:pPrChange>
            </w:pPr>
            <w:del w:id="6" w:author="Speedziarz" w:date="2014-12-08T13:44:00Z">
              <w:r w:rsidDel="009521B7">
                <w:rPr>
                  <w:noProof/>
                </w:rPr>
                <mc:AlternateContent>
                  <mc:Choice Requires="wps">
                    <w:drawing>
                      <wp:anchor distT="0" distB="0" distL="114300" distR="114300" simplePos="0" relativeHeight="251658240" behindDoc="0" locked="0" layoutInCell="1" allowOverlap="1" wp14:anchorId="1850934C" wp14:editId="44736174">
                        <wp:simplePos x="0" y="0"/>
                        <wp:positionH relativeFrom="column">
                          <wp:posOffset>0</wp:posOffset>
                        </wp:positionH>
                        <wp:positionV relativeFrom="paragraph">
                          <wp:posOffset>0</wp:posOffset>
                        </wp:positionV>
                        <wp:extent cx="635000" cy="635000"/>
                        <wp:effectExtent l="0" t="0" r="0" b="0"/>
                        <wp:wrapNone/>
                        <wp:docPr id="30"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5"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lYz/lLkCAADQBQAA&#10;DgAAAAAAAAAAAAAAAAAuAgAAZHJzL2Uyb0RvYy54bWxQSwECLQAUAAYACAAAACEAhluH1dgAAAAF&#10;AQAADwAAAAAAAAAAAAAAAAATBQAAZHJzL2Rvd25yZXYueG1sUEsFBgAAAAAEAAQA8wAAABgGAAAA&#10;AA==&#10;" filled="f" stroked="f">
                        <o:lock v:ext="edit" aspectratio="t" selection="t"/>
                      </v:rect>
                    </w:pict>
                  </mc:Fallback>
                </mc:AlternateContent>
              </w:r>
              <w:r w:rsidR="00FE15B9" w:rsidDel="009521B7">
                <w:rPr>
                  <w:noProof/>
                </w:rPr>
                <w:drawing>
                  <wp:inline distT="0" distB="0" distL="0" distR="0" wp14:anchorId="657EE2CE" wp14:editId="07777777">
                    <wp:extent cx="2315845" cy="628650"/>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628650"/>
                            </a:xfrm>
                            <a:prstGeom prst="rect">
                              <a:avLst/>
                            </a:prstGeom>
                            <a:noFill/>
                            <a:ln>
                              <a:noFill/>
                            </a:ln>
                          </pic:spPr>
                        </pic:pic>
                      </a:graphicData>
                    </a:graphic>
                  </wp:inline>
                </w:drawing>
              </w:r>
            </w:del>
          </w:p>
        </w:tc>
        <w:tc>
          <w:tcPr>
            <w:tcW w:w="2775" w:type="dxa"/>
          </w:tcPr>
          <w:p w14:paraId="042645C7" w14:textId="0E9CDFB3" w:rsidR="00C91738" w:rsidDel="009521B7" w:rsidRDefault="00C91738">
            <w:pPr>
              <w:jc w:val="both"/>
              <w:rPr>
                <w:del w:id="7" w:author="Speedziarz" w:date="2014-12-08T13:44:00Z"/>
              </w:rPr>
              <w:pPrChange w:id="8" w:author="aich" w:date="2014-12-08T06:13:00Z">
                <w:pPr>
                  <w:jc w:val="center"/>
                </w:pPr>
              </w:pPrChange>
            </w:pPr>
          </w:p>
        </w:tc>
        <w:tc>
          <w:tcPr>
            <w:tcW w:w="3255" w:type="dxa"/>
          </w:tcPr>
          <w:p w14:paraId="0749981D" w14:textId="7A2809D7" w:rsidR="00C91738" w:rsidDel="009521B7" w:rsidRDefault="00321D8B">
            <w:pPr>
              <w:jc w:val="both"/>
              <w:rPr>
                <w:del w:id="9" w:author="Speedziarz" w:date="2014-12-08T13:44:00Z"/>
              </w:rPr>
              <w:pPrChange w:id="10" w:author="aich" w:date="2014-12-08T06:13:00Z">
                <w:pPr>
                  <w:jc w:val="right"/>
                </w:pPr>
              </w:pPrChange>
            </w:pPr>
            <w:del w:id="11" w:author="Speedziarz" w:date="2014-12-08T13:44:00Z">
              <w:r w:rsidDel="009521B7">
                <w:rPr>
                  <w:noProof/>
                </w:rPr>
                <mc:AlternateContent>
                  <mc:Choice Requires="wps">
                    <w:drawing>
                      <wp:anchor distT="0" distB="0" distL="114300" distR="114300" simplePos="0" relativeHeight="251654144" behindDoc="0" locked="0" layoutInCell="1" allowOverlap="1" wp14:anchorId="1F300BF3" wp14:editId="5BAF09D8">
                        <wp:simplePos x="0" y="0"/>
                        <wp:positionH relativeFrom="column">
                          <wp:posOffset>0</wp:posOffset>
                        </wp:positionH>
                        <wp:positionV relativeFrom="paragraph">
                          <wp:posOffset>0</wp:posOffset>
                        </wp:positionV>
                        <wp:extent cx="635000" cy="635000"/>
                        <wp:effectExtent l="0" t="0" r="0" b="0"/>
                        <wp:wrapNone/>
                        <wp:docPr id="29" name="AutoShape 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3" o:spid="_x0000_s1026" style="position:absolute;margin-left:0;margin-top:0;width:50pt;height:50pt;z-index:251658241;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" filled="f" stroked="f">
                        <o:lock v:ext="edit" aspectratio="t" selection="t"/>
                      </v:rect>
                    </w:pict>
                  </mc:Fallback>
                </mc:AlternateContent>
              </w:r>
              <w:r w:rsidR="00FE15B9" w:rsidDel="009521B7">
                <w:rPr>
                  <w:noProof/>
                </w:rPr>
                <w:drawing>
                  <wp:inline distT="0" distB="0" distL="0" distR="0" wp14:anchorId="5E4F81A5" wp14:editId="07777777">
                    <wp:extent cx="542925" cy="542925"/>
                    <wp:effectExtent l="0" t="0" r="0" b="0"/>
                    <wp:docPr id="2" name="Picture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del>
          </w:p>
        </w:tc>
      </w:tr>
    </w:tbl>
    <w:p w14:paraId="55E00D45" w14:textId="5CC535A8" w:rsidR="00C91738" w:rsidDel="009521B7" w:rsidRDefault="00C91738">
      <w:pPr>
        <w:jc w:val="both"/>
        <w:rPr>
          <w:del w:id="12" w:author="Speedziarz" w:date="2014-12-08T13:44:00Z"/>
          <w:vanish/>
        </w:rPr>
        <w:pPrChange w:id="13" w:author="aich" w:date="2014-12-08T06:13:00Z">
          <w:pPr/>
        </w:pPrChange>
      </w:pPr>
      <w:bookmarkStart w:id="14" w:name="__bookmark_3"/>
      <w:bookmarkEnd w:id="14"/>
    </w:p>
    <w:tbl>
      <w:tblPr>
        <w:tblOverlap w:val="never"/>
        <w:tblW w:w="9840" w:type="dxa"/>
        <w:tblLayout w:type="fixed"/>
        <w:tblLook w:val="01E0" w:firstRow="1" w:lastRow="1" w:firstColumn="1" w:lastColumn="1" w:noHBand="0" w:noVBand="0"/>
      </w:tblPr>
      <w:tblGrid>
        <w:gridCol w:w="5220"/>
        <w:gridCol w:w="4620"/>
      </w:tblGrid>
      <w:tr w:rsidR="00C91738" w:rsidDel="009521B7" w14:paraId="288C57AC" w14:textId="40F596DF" w:rsidTr="22B7A049">
        <w:trPr>
          <w:del w:id="15" w:author="Speedziarz" w:date="2014-12-08T13:44:00Z"/>
        </w:trPr>
        <w:tc>
          <w:tcPr>
            <w:tcW w:w="5220" w:type="dxa"/>
          </w:tcPr>
          <w:tbl>
            <w:tblPr>
              <w:tblOverlap w:val="never"/>
              <w:tblW w:w="5115" w:type="dxa"/>
              <w:tblLayout w:type="fixed"/>
              <w:tblLook w:val="01E0" w:firstRow="1" w:lastRow="1" w:firstColumn="1" w:lastColumn="1" w:noHBand="0" w:noVBand="0"/>
            </w:tblPr>
            <w:tblGrid>
              <w:gridCol w:w="5115"/>
            </w:tblGrid>
            <w:tr w:rsidR="00C91738" w:rsidDel="009521B7" w14:paraId="092234EF" w14:textId="566D63FD">
              <w:trPr>
                <w:trHeight w:val="230"/>
                <w:del w:id="16" w:author="Speedziarz" w:date="2014-12-08T13:44:00Z"/>
              </w:trPr>
              <w:tc>
                <w:tcPr>
                  <w:tcW w:w="5115" w:type="dxa"/>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3DA02633" w14:textId="689A8FF7">
                    <w:trPr>
                      <w:del w:id="17" w:author="Speedziarz" w:date="2014-12-08T13:44:00Z"/>
                    </w:trPr>
                    <w:tc>
                      <w:tcPr>
                        <w:tcW w:w="4378" w:type="dxa"/>
                      </w:tcPr>
                      <w:p w14:paraId="540F0EAF" w14:textId="1849F722" w:rsidR="00C91738" w:rsidDel="009521B7" w:rsidRDefault="00D9584E">
                        <w:pPr>
                          <w:jc w:val="both"/>
                          <w:rPr>
                            <w:del w:id="18" w:author="Speedziarz" w:date="2014-12-08T13:44:00Z"/>
                          </w:rPr>
                          <w:pPrChange w:id="19" w:author="aich" w:date="2014-12-08T06:13:00Z">
                            <w:pPr/>
                          </w:pPrChange>
                        </w:pPr>
                        <w:bookmarkStart w:id="20" w:name="__bookmark_4"/>
                        <w:bookmarkEnd w:id="20"/>
                        <w:del w:id="21" w:author="Speedziarz" w:date="2014-12-08T13:44:00Z">
                          <w:r w:rsidDel="009521B7">
                            <w:rPr>
                              <w:rFonts w:eastAsia="Arial" w:cs="Arial"/>
                              <w:color w:val="000000"/>
                            </w:rPr>
                            <w:delText>Imię i nazwisko studenta: Łukasz Adrych</w:delText>
                          </w:r>
                        </w:del>
                      </w:p>
                    </w:tc>
                  </w:tr>
                </w:tbl>
                <w:p w14:paraId="0C82A48C" w14:textId="0C91F4EA" w:rsidR="00C91738" w:rsidDel="009521B7" w:rsidRDefault="00C91738">
                  <w:pPr>
                    <w:jc w:val="both"/>
                    <w:rPr>
                      <w:del w:id="22" w:author="Speedziarz" w:date="2014-12-08T13:44:00Z"/>
                    </w:rPr>
                    <w:pPrChange w:id="23" w:author="aich" w:date="2014-12-08T06:13:00Z">
                      <w:pPr/>
                    </w:pPrChange>
                  </w:pPr>
                </w:p>
              </w:tc>
            </w:tr>
            <w:tr w:rsidR="00C91738" w:rsidDel="009521B7" w14:paraId="689BAFE5" w14:textId="41B1116A">
              <w:trPr>
                <w:trHeight w:val="230"/>
                <w:del w:id="24" w:author="Speedziarz" w:date="2014-12-08T13:44:00Z"/>
              </w:trPr>
              <w:tc>
                <w:tcPr>
                  <w:tcW w:w="5115" w:type="dxa"/>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6144AD73" w14:textId="284259DC">
                    <w:trPr>
                      <w:del w:id="25" w:author="Speedziarz" w:date="2014-12-08T13:44:00Z"/>
                    </w:trPr>
                    <w:tc>
                      <w:tcPr>
                        <w:tcW w:w="4378" w:type="dxa"/>
                      </w:tcPr>
                      <w:p w14:paraId="620443C6" w14:textId="7FE250CA" w:rsidR="00C91738" w:rsidDel="009521B7" w:rsidRDefault="00D9584E">
                        <w:pPr>
                          <w:jc w:val="both"/>
                          <w:rPr>
                            <w:del w:id="26" w:author="Speedziarz" w:date="2014-12-08T13:44:00Z"/>
                          </w:rPr>
                          <w:pPrChange w:id="27" w:author="aich" w:date="2014-12-08T06:13:00Z">
                            <w:pPr/>
                          </w:pPrChange>
                        </w:pPr>
                        <w:del w:id="28" w:author="Speedziarz" w:date="2014-12-08T13:44:00Z">
                          <w:r w:rsidDel="009521B7">
                            <w:rPr>
                              <w:rFonts w:eastAsia="Arial" w:cs="Arial"/>
                              <w:color w:val="000000"/>
                            </w:rPr>
                            <w:delText>Nr albumu: 125511</w:delText>
                          </w:r>
                        </w:del>
                      </w:p>
                    </w:tc>
                  </w:tr>
                </w:tbl>
                <w:p w14:paraId="2C4B347C" w14:textId="147E05CC" w:rsidR="00C91738" w:rsidDel="009521B7" w:rsidRDefault="00C91738">
                  <w:pPr>
                    <w:jc w:val="both"/>
                    <w:rPr>
                      <w:del w:id="29" w:author="Speedziarz" w:date="2014-12-08T13:44:00Z"/>
                    </w:rPr>
                    <w:pPrChange w:id="30" w:author="aich" w:date="2014-12-08T06:13:00Z">
                      <w:pPr/>
                    </w:pPrChange>
                  </w:pPr>
                </w:p>
              </w:tc>
            </w:tr>
            <w:tr w:rsidR="00C91738" w:rsidDel="009521B7" w14:paraId="59CA73A6" w14:textId="2747FD54">
              <w:trPr>
                <w:trHeight w:val="230"/>
                <w:del w:id="31" w:author="Speedziarz" w:date="2014-12-08T13:44:00Z"/>
              </w:trPr>
              <w:tc>
                <w:tcPr>
                  <w:tcW w:w="5115" w:type="dxa"/>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61BE9E4C" w14:textId="3A583E8A">
                    <w:trPr>
                      <w:del w:id="32" w:author="Speedziarz" w:date="2014-12-08T13:44:00Z"/>
                    </w:trPr>
                    <w:tc>
                      <w:tcPr>
                        <w:tcW w:w="4378" w:type="dxa"/>
                      </w:tcPr>
                      <w:p w14:paraId="29DA26C5" w14:textId="367B7C31" w:rsidR="00C91738" w:rsidDel="009521B7" w:rsidRDefault="00D9584E">
                        <w:pPr>
                          <w:jc w:val="both"/>
                          <w:rPr>
                            <w:del w:id="33" w:author="Speedziarz" w:date="2014-12-08T13:44:00Z"/>
                          </w:rPr>
                          <w:pPrChange w:id="34" w:author="aich" w:date="2014-12-08T06:13:00Z">
                            <w:pPr/>
                          </w:pPrChange>
                        </w:pPr>
                        <w:del w:id="35" w:author="Speedziarz" w:date="2014-12-08T13:44:00Z">
                          <w:r w:rsidDel="009521B7">
                            <w:rPr>
                              <w:rFonts w:eastAsia="Arial" w:cs="Arial"/>
                              <w:color w:val="000000"/>
                            </w:rPr>
                            <w:delText>Studia pierwszego stopnia</w:delText>
                          </w:r>
                        </w:del>
                      </w:p>
                    </w:tc>
                  </w:tr>
                </w:tbl>
                <w:p w14:paraId="7676E88F" w14:textId="66640CB2" w:rsidR="00C91738" w:rsidDel="009521B7" w:rsidRDefault="00C91738">
                  <w:pPr>
                    <w:jc w:val="both"/>
                    <w:rPr>
                      <w:del w:id="36" w:author="Speedziarz" w:date="2014-12-08T13:44:00Z"/>
                    </w:rPr>
                    <w:pPrChange w:id="37" w:author="aich" w:date="2014-12-08T06:13:00Z">
                      <w:pPr/>
                    </w:pPrChange>
                  </w:pPr>
                </w:p>
              </w:tc>
            </w:tr>
            <w:tr w:rsidR="00C91738" w:rsidDel="009521B7" w14:paraId="28496C68" w14:textId="78F4B2AD">
              <w:trPr>
                <w:trHeight w:val="230"/>
                <w:del w:id="38" w:author="Speedziarz" w:date="2014-12-08T13:44:00Z"/>
              </w:trPr>
              <w:tc>
                <w:tcPr>
                  <w:tcW w:w="5115" w:type="dxa"/>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0A318D78" w14:textId="1C9498B6">
                    <w:trPr>
                      <w:del w:id="39" w:author="Speedziarz" w:date="2014-12-08T13:44:00Z"/>
                    </w:trPr>
                    <w:tc>
                      <w:tcPr>
                        <w:tcW w:w="4378" w:type="dxa"/>
                      </w:tcPr>
                      <w:p w14:paraId="1819E754" w14:textId="7935B603" w:rsidR="00C91738" w:rsidDel="009521B7" w:rsidRDefault="00D9584E">
                        <w:pPr>
                          <w:jc w:val="both"/>
                          <w:rPr>
                            <w:del w:id="40" w:author="Speedziarz" w:date="2014-12-08T13:44:00Z"/>
                          </w:rPr>
                          <w:pPrChange w:id="41" w:author="aich" w:date="2014-12-08T06:13:00Z">
                            <w:pPr/>
                          </w:pPrChange>
                        </w:pPr>
                        <w:del w:id="42" w:author="Speedziarz" w:date="2014-12-08T13:44:00Z">
                          <w:r w:rsidDel="009521B7">
                            <w:rPr>
                              <w:rFonts w:eastAsia="Arial" w:cs="Arial"/>
                              <w:color w:val="000000"/>
                            </w:rPr>
                            <w:delText>Forma studiów: stacjonarne</w:delText>
                          </w:r>
                        </w:del>
                      </w:p>
                    </w:tc>
                  </w:tr>
                </w:tbl>
                <w:p w14:paraId="4F064F6D" w14:textId="0BB34F45" w:rsidR="00C91738" w:rsidDel="009521B7" w:rsidRDefault="00C91738">
                  <w:pPr>
                    <w:jc w:val="both"/>
                    <w:rPr>
                      <w:del w:id="43" w:author="Speedziarz" w:date="2014-12-08T13:44:00Z"/>
                    </w:rPr>
                    <w:pPrChange w:id="44" w:author="aich" w:date="2014-12-08T06:13:00Z">
                      <w:pPr/>
                    </w:pPrChange>
                  </w:pPr>
                </w:p>
              </w:tc>
            </w:tr>
            <w:tr w:rsidR="00C91738" w:rsidDel="009521B7" w14:paraId="3F39174D" w14:textId="33FBED75">
              <w:trPr>
                <w:trHeight w:val="230"/>
                <w:del w:id="45" w:author="Speedziarz" w:date="2014-12-08T13:44:00Z"/>
              </w:trPr>
              <w:tc>
                <w:tcPr>
                  <w:tcW w:w="5115" w:type="dxa"/>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3E76FF83" w14:textId="4663F9C9">
                    <w:trPr>
                      <w:del w:id="46" w:author="Speedziarz" w:date="2014-12-08T13:44:00Z"/>
                    </w:trPr>
                    <w:tc>
                      <w:tcPr>
                        <w:tcW w:w="4378" w:type="dxa"/>
                      </w:tcPr>
                      <w:p w14:paraId="6BB56659" w14:textId="29C003F1" w:rsidR="00C91738" w:rsidDel="009521B7" w:rsidRDefault="00D9584E">
                        <w:pPr>
                          <w:jc w:val="both"/>
                          <w:rPr>
                            <w:del w:id="47" w:author="Speedziarz" w:date="2014-12-08T13:44:00Z"/>
                          </w:rPr>
                          <w:pPrChange w:id="48" w:author="aich" w:date="2014-12-08T06:13:00Z">
                            <w:pPr/>
                          </w:pPrChange>
                        </w:pPr>
                        <w:del w:id="49" w:author="Speedziarz" w:date="2014-12-08T13:44:00Z">
                          <w:r w:rsidDel="009521B7">
                            <w:rPr>
                              <w:rFonts w:eastAsia="Arial" w:cs="Arial"/>
                              <w:color w:val="000000"/>
                            </w:rPr>
                            <w:delText>Kierunek studiów: Informatyka</w:delText>
                          </w:r>
                        </w:del>
                      </w:p>
                    </w:tc>
                  </w:tr>
                </w:tbl>
                <w:p w14:paraId="25D8A91E" w14:textId="04726792" w:rsidR="00C91738" w:rsidDel="009521B7" w:rsidRDefault="00C91738">
                  <w:pPr>
                    <w:jc w:val="both"/>
                    <w:rPr>
                      <w:del w:id="50" w:author="Speedziarz" w:date="2014-12-08T13:44:00Z"/>
                    </w:rPr>
                    <w:pPrChange w:id="51" w:author="aich" w:date="2014-12-08T06:13:00Z">
                      <w:pPr/>
                    </w:pPrChange>
                  </w:pPr>
                </w:p>
              </w:tc>
            </w:tr>
            <w:tr w:rsidR="00C91738" w:rsidDel="009521B7" w14:paraId="6F7531DD" w14:textId="101556EA">
              <w:trPr>
                <w:trHeight w:val="230"/>
                <w:del w:id="52" w:author="Speedziarz" w:date="2014-12-08T13:44:00Z"/>
              </w:trPr>
              <w:tc>
                <w:tcPr>
                  <w:tcW w:w="5115" w:type="dxa"/>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C91738" w:rsidDel="009521B7" w14:paraId="3A3C874D" w14:textId="49F34589">
                    <w:trPr>
                      <w:del w:id="53" w:author="Speedziarz" w:date="2014-12-08T13:44:00Z"/>
                    </w:trPr>
                    <w:tc>
                      <w:tcPr>
                        <w:tcW w:w="4378" w:type="dxa"/>
                        <w:tcMar>
                          <w:top w:w="0" w:type="dxa"/>
                          <w:left w:w="0" w:type="dxa"/>
                          <w:bottom w:w="280" w:type="dxa"/>
                          <w:right w:w="0" w:type="dxa"/>
                        </w:tcMar>
                      </w:tcPr>
                      <w:p w14:paraId="18E963E2" w14:textId="68ACD84F" w:rsidR="00C91738" w:rsidDel="009521B7" w:rsidRDefault="00D9584E">
                        <w:pPr>
                          <w:jc w:val="both"/>
                          <w:rPr>
                            <w:del w:id="54" w:author="Speedziarz" w:date="2014-12-08T13:44:00Z"/>
                          </w:rPr>
                          <w:pPrChange w:id="55" w:author="aich" w:date="2014-12-08T06:13:00Z">
                            <w:pPr/>
                          </w:pPrChange>
                        </w:pPr>
                        <w:del w:id="56" w:author="Speedziarz" w:date="2014-12-08T13:44:00Z">
                          <w:r w:rsidDel="009521B7">
                            <w:rPr>
                              <w:rFonts w:eastAsia="Arial" w:cs="Arial"/>
                              <w:color w:val="000000"/>
                            </w:rPr>
                            <w:delText>Specjalność/profil: -</w:delText>
                          </w:r>
                        </w:del>
                      </w:p>
                    </w:tc>
                  </w:tr>
                </w:tbl>
                <w:p w14:paraId="2FB578F6" w14:textId="14BF75C2" w:rsidR="00C91738" w:rsidDel="009521B7" w:rsidRDefault="00C91738">
                  <w:pPr>
                    <w:jc w:val="both"/>
                    <w:rPr>
                      <w:del w:id="57" w:author="Speedziarz" w:date="2014-12-08T13:44:00Z"/>
                    </w:rPr>
                    <w:pPrChange w:id="58" w:author="aich" w:date="2014-12-08T06:13:00Z">
                      <w:pPr/>
                    </w:pPrChange>
                  </w:pPr>
                </w:p>
              </w:tc>
            </w:tr>
          </w:tbl>
          <w:p w14:paraId="7A123231" w14:textId="1DB414C5" w:rsidR="00C91738" w:rsidDel="009521B7" w:rsidRDefault="00C91738">
            <w:pPr>
              <w:jc w:val="both"/>
              <w:rPr>
                <w:del w:id="59" w:author="Speedziarz" w:date="2014-12-08T13:44:00Z"/>
              </w:rPr>
              <w:pPrChange w:id="60" w:author="aich" w:date="2014-12-08T06:13:00Z">
                <w:pPr/>
              </w:pPrChange>
            </w:pPr>
          </w:p>
        </w:tc>
        <w:tc>
          <w:tcPr>
            <w:tcW w:w="4620" w:type="dxa"/>
          </w:tcPr>
          <w:p w14:paraId="21BB391C" w14:textId="208D812A" w:rsidR="00C91738" w:rsidDel="009521B7" w:rsidRDefault="00C91738">
            <w:pPr>
              <w:jc w:val="both"/>
              <w:rPr>
                <w:del w:id="61" w:author="Speedziarz" w:date="2014-12-08T13:44:00Z"/>
                <w:vanish/>
              </w:rPr>
              <w:pPrChange w:id="62" w:author="aich" w:date="2014-12-08T06:13:00Z">
                <w:pPr/>
              </w:pPrChange>
            </w:pPr>
            <w:bookmarkStart w:id="63" w:name="__bookmark_5"/>
            <w:bookmarkEnd w:id="63"/>
          </w:p>
          <w:tbl>
            <w:tblPr>
              <w:tblOverlap w:val="never"/>
              <w:tblW w:w="4514" w:type="dxa"/>
              <w:tblLayout w:type="fixed"/>
              <w:tblLook w:val="01E0" w:firstRow="1" w:lastRow="1" w:firstColumn="1" w:lastColumn="1" w:noHBand="0" w:noVBand="0"/>
            </w:tblPr>
            <w:tblGrid>
              <w:gridCol w:w="4514"/>
            </w:tblGrid>
            <w:tr w:rsidR="00C91738" w:rsidDel="009521B7" w14:paraId="1EAB2741" w14:textId="3E9F2C0B">
              <w:trPr>
                <w:trHeight w:val="230"/>
                <w:del w:id="64" w:author="Speedziarz" w:date="2014-12-08T13:44:00Z"/>
              </w:trPr>
              <w:tc>
                <w:tcPr>
                  <w:tcW w:w="4514" w:type="dxa"/>
                  <w:vAlign w:val="bottom"/>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54B16652" w14:textId="4C177FF7">
                    <w:trPr>
                      <w:del w:id="65" w:author="Speedziarz" w:date="2014-12-08T13:44:00Z"/>
                    </w:trPr>
                    <w:tc>
                      <w:tcPr>
                        <w:tcW w:w="4514" w:type="dxa"/>
                      </w:tcPr>
                      <w:p w14:paraId="6F6EB5EF" w14:textId="0D929980" w:rsidR="00C91738" w:rsidDel="009521B7" w:rsidRDefault="00D9584E">
                        <w:pPr>
                          <w:jc w:val="both"/>
                          <w:rPr>
                            <w:del w:id="66" w:author="Speedziarz" w:date="2014-12-08T13:44:00Z"/>
                          </w:rPr>
                          <w:pPrChange w:id="67" w:author="aich" w:date="2014-12-08T06:13:00Z">
                            <w:pPr/>
                          </w:pPrChange>
                        </w:pPr>
                        <w:del w:id="68" w:author="Speedziarz" w:date="2014-12-08T13:44:00Z">
                          <w:r w:rsidDel="009521B7">
                            <w:rPr>
                              <w:rFonts w:eastAsia="Arial" w:cs="Arial"/>
                              <w:color w:val="000000"/>
                            </w:rPr>
                            <w:delText>Imię i nazwisko studenta: PAWEŁ TROKA</w:delText>
                          </w:r>
                        </w:del>
                      </w:p>
                    </w:tc>
                  </w:tr>
                </w:tbl>
                <w:p w14:paraId="31E825C5" w14:textId="3C9516F9" w:rsidR="00C91738" w:rsidDel="009521B7" w:rsidRDefault="00C91738">
                  <w:pPr>
                    <w:jc w:val="both"/>
                    <w:rPr>
                      <w:del w:id="69" w:author="Speedziarz" w:date="2014-12-08T13:44:00Z"/>
                    </w:rPr>
                    <w:pPrChange w:id="70" w:author="aich" w:date="2014-12-08T06:13:00Z">
                      <w:pPr/>
                    </w:pPrChange>
                  </w:pPr>
                </w:p>
              </w:tc>
            </w:tr>
            <w:tr w:rsidR="00C91738" w:rsidDel="009521B7" w14:paraId="48C2E4D0" w14:textId="7A338E93">
              <w:trPr>
                <w:trHeight w:val="230"/>
                <w:del w:id="71" w:author="Speedziarz" w:date="2014-12-08T13:44:00Z"/>
              </w:trPr>
              <w:tc>
                <w:tcPr>
                  <w:tcW w:w="4514" w:type="dxa"/>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4624185F" w14:textId="52500F4C">
                    <w:trPr>
                      <w:del w:id="72" w:author="Speedziarz" w:date="2014-12-08T13:44:00Z"/>
                    </w:trPr>
                    <w:tc>
                      <w:tcPr>
                        <w:tcW w:w="4514" w:type="dxa"/>
                      </w:tcPr>
                      <w:p w14:paraId="133A8B66" w14:textId="17FFFB15" w:rsidR="00C91738" w:rsidDel="009521B7" w:rsidRDefault="00D9584E">
                        <w:pPr>
                          <w:jc w:val="both"/>
                          <w:rPr>
                            <w:del w:id="73" w:author="Speedziarz" w:date="2014-12-08T13:44:00Z"/>
                          </w:rPr>
                          <w:pPrChange w:id="74" w:author="aich" w:date="2014-12-08T06:13:00Z">
                            <w:pPr/>
                          </w:pPrChange>
                        </w:pPr>
                        <w:del w:id="75" w:author="Speedziarz" w:date="2014-12-08T13:44:00Z">
                          <w:r w:rsidDel="009521B7">
                            <w:rPr>
                              <w:rFonts w:eastAsia="Arial" w:cs="Arial"/>
                              <w:color w:val="000000"/>
                            </w:rPr>
                            <w:delText>Nr albumu: 132334</w:delText>
                          </w:r>
                        </w:del>
                      </w:p>
                    </w:tc>
                  </w:tr>
                </w:tbl>
                <w:p w14:paraId="53604019" w14:textId="6467B910" w:rsidR="00C91738" w:rsidDel="009521B7" w:rsidRDefault="00C91738">
                  <w:pPr>
                    <w:jc w:val="both"/>
                    <w:rPr>
                      <w:del w:id="76" w:author="Speedziarz" w:date="2014-12-08T13:44:00Z"/>
                    </w:rPr>
                    <w:pPrChange w:id="77" w:author="aich" w:date="2014-12-08T06:13:00Z">
                      <w:pPr/>
                    </w:pPrChange>
                  </w:pPr>
                </w:p>
              </w:tc>
            </w:tr>
            <w:tr w:rsidR="00C91738" w:rsidDel="009521B7" w14:paraId="305A4B35" w14:textId="5362053D">
              <w:trPr>
                <w:trHeight w:val="230"/>
                <w:del w:id="78" w:author="Speedziarz" w:date="2014-12-08T13:44:00Z"/>
              </w:trPr>
              <w:tc>
                <w:tcPr>
                  <w:tcW w:w="4514" w:type="dxa"/>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4EE789EB" w14:textId="5B1A6105">
                    <w:trPr>
                      <w:del w:id="79" w:author="Speedziarz" w:date="2014-12-08T13:44:00Z"/>
                    </w:trPr>
                    <w:tc>
                      <w:tcPr>
                        <w:tcW w:w="4514" w:type="dxa"/>
                      </w:tcPr>
                      <w:p w14:paraId="53C749A4" w14:textId="1C1E8D2B" w:rsidR="00C91738" w:rsidDel="009521B7" w:rsidRDefault="00D9584E">
                        <w:pPr>
                          <w:jc w:val="both"/>
                          <w:rPr>
                            <w:del w:id="80" w:author="Speedziarz" w:date="2014-12-08T13:44:00Z"/>
                          </w:rPr>
                          <w:pPrChange w:id="81" w:author="aich" w:date="2014-12-08T06:13:00Z">
                            <w:pPr/>
                          </w:pPrChange>
                        </w:pPr>
                        <w:del w:id="82" w:author="Speedziarz" w:date="2014-12-08T13:44:00Z">
                          <w:r w:rsidDel="009521B7">
                            <w:rPr>
                              <w:rFonts w:eastAsia="Arial" w:cs="Arial"/>
                              <w:color w:val="000000"/>
                            </w:rPr>
                            <w:delText>Studia pierwszego stopnia</w:delText>
                          </w:r>
                        </w:del>
                      </w:p>
                    </w:tc>
                  </w:tr>
                </w:tbl>
                <w:p w14:paraId="71848694" w14:textId="1E08D1B6" w:rsidR="00C91738" w:rsidDel="009521B7" w:rsidRDefault="00C91738">
                  <w:pPr>
                    <w:jc w:val="both"/>
                    <w:rPr>
                      <w:del w:id="83" w:author="Speedziarz" w:date="2014-12-08T13:44:00Z"/>
                    </w:rPr>
                    <w:pPrChange w:id="84" w:author="aich" w:date="2014-12-08T06:13:00Z">
                      <w:pPr/>
                    </w:pPrChange>
                  </w:pPr>
                </w:p>
              </w:tc>
            </w:tr>
            <w:tr w:rsidR="00C91738" w:rsidDel="009521B7" w14:paraId="3F467690" w14:textId="4F93C83D">
              <w:trPr>
                <w:trHeight w:val="230"/>
                <w:del w:id="85" w:author="Speedziarz" w:date="2014-12-08T13:44:00Z"/>
              </w:trPr>
              <w:tc>
                <w:tcPr>
                  <w:tcW w:w="4514" w:type="dxa"/>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2DA98221" w14:textId="67719FA6">
                    <w:trPr>
                      <w:del w:id="86" w:author="Speedziarz" w:date="2014-12-08T13:44:00Z"/>
                    </w:trPr>
                    <w:tc>
                      <w:tcPr>
                        <w:tcW w:w="4514" w:type="dxa"/>
                      </w:tcPr>
                      <w:p w14:paraId="296AE8D5" w14:textId="46D7FF80" w:rsidR="00C91738" w:rsidDel="009521B7" w:rsidRDefault="00D9584E">
                        <w:pPr>
                          <w:jc w:val="both"/>
                          <w:rPr>
                            <w:del w:id="87" w:author="Speedziarz" w:date="2014-12-08T13:44:00Z"/>
                          </w:rPr>
                          <w:pPrChange w:id="88" w:author="aich" w:date="2014-12-08T06:13:00Z">
                            <w:pPr/>
                          </w:pPrChange>
                        </w:pPr>
                        <w:del w:id="89" w:author="Speedziarz" w:date="2014-12-08T13:44:00Z">
                          <w:r w:rsidDel="009521B7">
                            <w:rPr>
                              <w:rFonts w:eastAsia="Arial" w:cs="Arial"/>
                              <w:color w:val="000000"/>
                            </w:rPr>
                            <w:delText>Forma studiów: stacjonarne</w:delText>
                          </w:r>
                        </w:del>
                      </w:p>
                    </w:tc>
                  </w:tr>
                </w:tbl>
                <w:p w14:paraId="40D9405B" w14:textId="0D068E75" w:rsidR="00C91738" w:rsidDel="009521B7" w:rsidRDefault="00C91738">
                  <w:pPr>
                    <w:jc w:val="both"/>
                    <w:rPr>
                      <w:del w:id="90" w:author="Speedziarz" w:date="2014-12-08T13:44:00Z"/>
                    </w:rPr>
                    <w:pPrChange w:id="91" w:author="aich" w:date="2014-12-08T06:13:00Z">
                      <w:pPr/>
                    </w:pPrChange>
                  </w:pPr>
                </w:p>
              </w:tc>
            </w:tr>
            <w:tr w:rsidR="00C91738" w:rsidDel="009521B7" w14:paraId="01264E01" w14:textId="355C1E6E">
              <w:trPr>
                <w:trHeight w:val="230"/>
                <w:del w:id="92" w:author="Speedziarz" w:date="2014-12-08T13:44:00Z"/>
              </w:trPr>
              <w:tc>
                <w:tcPr>
                  <w:tcW w:w="4514" w:type="dxa"/>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7C337B99" w14:textId="093CB339">
                    <w:trPr>
                      <w:del w:id="93" w:author="Speedziarz" w:date="2014-12-08T13:44:00Z"/>
                    </w:trPr>
                    <w:tc>
                      <w:tcPr>
                        <w:tcW w:w="4514" w:type="dxa"/>
                      </w:tcPr>
                      <w:p w14:paraId="7E9D8E78" w14:textId="046DF42A" w:rsidR="00C91738" w:rsidDel="009521B7" w:rsidRDefault="00D9584E">
                        <w:pPr>
                          <w:jc w:val="both"/>
                          <w:rPr>
                            <w:del w:id="94" w:author="Speedziarz" w:date="2014-12-08T13:44:00Z"/>
                          </w:rPr>
                          <w:pPrChange w:id="95" w:author="aich" w:date="2014-12-08T06:13:00Z">
                            <w:pPr/>
                          </w:pPrChange>
                        </w:pPr>
                        <w:del w:id="96" w:author="Speedziarz" w:date="2014-12-08T13:44:00Z">
                          <w:r w:rsidDel="009521B7">
                            <w:rPr>
                              <w:rFonts w:eastAsia="Arial" w:cs="Arial"/>
                              <w:color w:val="000000"/>
                            </w:rPr>
                            <w:delText>Kierunek studiów: Informatyka</w:delText>
                          </w:r>
                        </w:del>
                      </w:p>
                    </w:tc>
                  </w:tr>
                </w:tbl>
                <w:p w14:paraId="7BE6C7A0" w14:textId="78B43B84" w:rsidR="00C91738" w:rsidDel="009521B7" w:rsidRDefault="00C91738">
                  <w:pPr>
                    <w:jc w:val="both"/>
                    <w:rPr>
                      <w:del w:id="97" w:author="Speedziarz" w:date="2014-12-08T13:44:00Z"/>
                    </w:rPr>
                    <w:pPrChange w:id="98" w:author="aich" w:date="2014-12-08T06:13:00Z">
                      <w:pPr/>
                    </w:pPrChange>
                  </w:pPr>
                </w:p>
              </w:tc>
            </w:tr>
            <w:tr w:rsidR="00C91738" w:rsidDel="009521B7" w14:paraId="7A506917" w14:textId="543AFD6E">
              <w:trPr>
                <w:trHeight w:val="230"/>
                <w:del w:id="99" w:author="Speedziarz" w:date="2014-12-08T13:44:00Z"/>
              </w:trPr>
              <w:tc>
                <w:tcPr>
                  <w:tcW w:w="4514" w:type="dxa"/>
                </w:tcPr>
                <w:tbl>
                  <w:tblPr>
                    <w:tblOverlap w:val="never"/>
                    <w:tblW w:w="4514" w:type="dxa"/>
                    <w:tblLayout w:type="fixed"/>
                    <w:tblCellMar>
                      <w:left w:w="0" w:type="dxa"/>
                      <w:right w:w="0" w:type="dxa"/>
                    </w:tblCellMar>
                    <w:tblLook w:val="01E0" w:firstRow="1" w:lastRow="1" w:firstColumn="1" w:lastColumn="1" w:noHBand="0" w:noVBand="0"/>
                  </w:tblPr>
                  <w:tblGrid>
                    <w:gridCol w:w="4514"/>
                  </w:tblGrid>
                  <w:tr w:rsidR="00C91738" w:rsidDel="009521B7" w14:paraId="0E1F05D4" w14:textId="6FF0965B">
                    <w:trPr>
                      <w:del w:id="100" w:author="Speedziarz" w:date="2014-12-08T13:44:00Z"/>
                    </w:trPr>
                    <w:tc>
                      <w:tcPr>
                        <w:tcW w:w="4514" w:type="dxa"/>
                      </w:tcPr>
                      <w:p w14:paraId="4D64FB7A" w14:textId="180AC33C" w:rsidR="00C91738" w:rsidDel="009521B7" w:rsidRDefault="00D9584E">
                        <w:pPr>
                          <w:jc w:val="both"/>
                          <w:rPr>
                            <w:del w:id="101" w:author="Speedziarz" w:date="2014-12-08T13:44:00Z"/>
                          </w:rPr>
                          <w:pPrChange w:id="102" w:author="aich" w:date="2014-12-08T06:13:00Z">
                            <w:pPr/>
                          </w:pPrChange>
                        </w:pPr>
                        <w:del w:id="103" w:author="Speedziarz" w:date="2014-12-08T13:44:00Z">
                          <w:r w:rsidDel="009521B7">
                            <w:rPr>
                              <w:rFonts w:eastAsia="Arial" w:cs="Arial"/>
                              <w:color w:val="000000"/>
                            </w:rPr>
                            <w:delText>Specjalność/profil: -</w:delText>
                          </w:r>
                        </w:del>
                      </w:p>
                    </w:tc>
                  </w:tr>
                </w:tbl>
                <w:p w14:paraId="351FF659" w14:textId="7BC51EC9" w:rsidR="00C91738" w:rsidDel="009521B7" w:rsidRDefault="00C91738">
                  <w:pPr>
                    <w:jc w:val="both"/>
                    <w:rPr>
                      <w:del w:id="104" w:author="Speedziarz" w:date="2014-12-08T13:44:00Z"/>
                    </w:rPr>
                    <w:pPrChange w:id="105" w:author="aich" w:date="2014-12-08T06:13:00Z">
                      <w:pPr/>
                    </w:pPrChange>
                  </w:pPr>
                </w:p>
              </w:tc>
            </w:tr>
          </w:tbl>
          <w:p w14:paraId="481080CF" w14:textId="76193AE7" w:rsidR="00C91738" w:rsidDel="009521B7" w:rsidRDefault="00C91738">
            <w:pPr>
              <w:jc w:val="both"/>
              <w:rPr>
                <w:del w:id="106" w:author="Speedziarz" w:date="2014-12-08T13:44:00Z"/>
              </w:rPr>
              <w:pPrChange w:id="107" w:author="aich" w:date="2014-12-08T06:13:00Z">
                <w:pPr/>
              </w:pPrChange>
            </w:pPr>
          </w:p>
        </w:tc>
      </w:tr>
      <w:tr w:rsidR="00C91738" w:rsidDel="009521B7" w14:paraId="60B90C6F" w14:textId="40DC60F9" w:rsidTr="22B7A049">
        <w:trPr>
          <w:hidden/>
          <w:del w:id="108" w:author="Speedziarz" w:date="2014-12-08T13:44:00Z"/>
        </w:trPr>
        <w:tc>
          <w:tcPr>
            <w:tcW w:w="5220" w:type="dxa"/>
          </w:tcPr>
          <w:p w14:paraId="729A1B4B" w14:textId="28A9B2AB" w:rsidR="00C91738" w:rsidDel="009521B7" w:rsidRDefault="00C91738">
            <w:pPr>
              <w:jc w:val="both"/>
              <w:rPr>
                <w:del w:id="109" w:author="Speedziarz" w:date="2014-12-08T13:44:00Z"/>
                <w:vanish/>
              </w:rPr>
              <w:pPrChange w:id="110" w:author="aich" w:date="2014-12-08T06:13:00Z">
                <w:pPr/>
              </w:pPrChange>
            </w:pPr>
            <w:bookmarkStart w:id="111" w:name="__bookmark_6"/>
            <w:bookmarkEnd w:id="111"/>
          </w:p>
          <w:tbl>
            <w:tblPr>
              <w:tblOverlap w:val="never"/>
              <w:tblW w:w="5114" w:type="dxa"/>
              <w:tblLayout w:type="fixed"/>
              <w:tblLook w:val="01E0" w:firstRow="1" w:lastRow="1" w:firstColumn="1" w:lastColumn="1" w:noHBand="0" w:noVBand="0"/>
            </w:tblPr>
            <w:tblGrid>
              <w:gridCol w:w="5114"/>
            </w:tblGrid>
            <w:tr w:rsidR="00C91738" w:rsidDel="00107A8E" w14:paraId="30076427" w14:textId="7CFA26D3">
              <w:trPr>
                <w:trHeight w:val="230"/>
                <w:del w:id="112" w:author="Speedziarz" w:date="2014-12-07T22:50:00Z"/>
              </w:trPr>
              <w:tc>
                <w:tcPr>
                  <w:tcW w:w="5114" w:type="dxa"/>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391725CE" w14:textId="12DDE1FD">
                    <w:trPr>
                      <w:del w:id="113" w:author="Speedziarz" w:date="2014-12-07T22:50:00Z"/>
                    </w:trPr>
                    <w:tc>
                      <w:tcPr>
                        <w:tcW w:w="4377" w:type="dxa"/>
                      </w:tcPr>
                      <w:p w14:paraId="4EE5ADA1" w14:textId="3CBF52F2" w:rsidR="00C91738" w:rsidDel="00107A8E" w:rsidRDefault="00D9584E">
                        <w:pPr>
                          <w:jc w:val="both"/>
                          <w:rPr>
                            <w:del w:id="114" w:author="Speedziarz" w:date="2014-12-07T22:50:00Z"/>
                          </w:rPr>
                          <w:pPrChange w:id="115" w:author="aich" w:date="2014-12-08T06:13:00Z">
                            <w:pPr/>
                          </w:pPrChange>
                        </w:pPr>
                        <w:del w:id="116" w:author="Speedziarz" w:date="2014-12-07T22:50:00Z">
                          <w:r w:rsidDel="00107A8E">
                            <w:rPr>
                              <w:rFonts w:eastAsia="Arial" w:cs="Arial"/>
                              <w:color w:val="000000"/>
                            </w:rPr>
                            <w:delText>Imię i nazwisko studenta: DANIEL MILEWSKI</w:delText>
                          </w:r>
                        </w:del>
                      </w:p>
                    </w:tc>
                  </w:tr>
                </w:tbl>
                <w:p w14:paraId="24B6C251" w14:textId="653352BE" w:rsidR="00C91738" w:rsidDel="00107A8E" w:rsidRDefault="00C91738">
                  <w:pPr>
                    <w:jc w:val="both"/>
                    <w:rPr>
                      <w:del w:id="117" w:author="Speedziarz" w:date="2014-12-07T22:50:00Z"/>
                    </w:rPr>
                    <w:pPrChange w:id="118" w:author="aich" w:date="2014-12-08T06:13:00Z">
                      <w:pPr/>
                    </w:pPrChange>
                  </w:pPr>
                </w:p>
              </w:tc>
            </w:tr>
            <w:tr w:rsidR="00C91738" w:rsidDel="00107A8E" w14:paraId="245995B9" w14:textId="19BE0C5D">
              <w:trPr>
                <w:trHeight w:val="230"/>
                <w:del w:id="119" w:author="Speedziarz" w:date="2014-12-07T22:50:00Z"/>
              </w:trPr>
              <w:tc>
                <w:tcPr>
                  <w:tcW w:w="5114" w:type="dxa"/>
                  <w:tcMar>
                    <w:top w:w="0" w:type="dxa"/>
                    <w:left w:w="740" w:type="dxa"/>
                    <w:bottom w:w="0" w:type="dxa"/>
                    <w:right w:w="0" w:type="dxa"/>
                  </w:tcMar>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1270725A" w14:textId="0A6BFEC2">
                    <w:trPr>
                      <w:del w:id="120" w:author="Speedziarz" w:date="2014-12-07T22:50:00Z"/>
                    </w:trPr>
                    <w:tc>
                      <w:tcPr>
                        <w:tcW w:w="4377" w:type="dxa"/>
                      </w:tcPr>
                      <w:p w14:paraId="46E076C9" w14:textId="41FC62ED" w:rsidR="00C91738" w:rsidDel="00107A8E" w:rsidRDefault="00D9584E">
                        <w:pPr>
                          <w:jc w:val="both"/>
                          <w:rPr>
                            <w:del w:id="121" w:author="Speedziarz" w:date="2014-12-07T22:50:00Z"/>
                          </w:rPr>
                          <w:pPrChange w:id="122" w:author="aich" w:date="2014-12-08T06:13:00Z">
                            <w:pPr/>
                          </w:pPrChange>
                        </w:pPr>
                        <w:del w:id="123" w:author="Speedziarz" w:date="2014-12-07T22:50:00Z">
                          <w:r w:rsidDel="00107A8E">
                            <w:rPr>
                              <w:rFonts w:eastAsia="Arial" w:cs="Arial"/>
                              <w:color w:val="000000"/>
                            </w:rPr>
                            <w:delText>Nr albumu: 137345</w:delText>
                          </w:r>
                        </w:del>
                      </w:p>
                    </w:tc>
                  </w:tr>
                </w:tbl>
                <w:p w14:paraId="42998632" w14:textId="6C191817" w:rsidR="00C91738" w:rsidDel="00107A8E" w:rsidRDefault="00C91738">
                  <w:pPr>
                    <w:jc w:val="both"/>
                    <w:rPr>
                      <w:del w:id="124" w:author="Speedziarz" w:date="2014-12-07T22:50:00Z"/>
                    </w:rPr>
                    <w:pPrChange w:id="125" w:author="aich" w:date="2014-12-08T06:13:00Z">
                      <w:pPr/>
                    </w:pPrChange>
                  </w:pPr>
                </w:p>
              </w:tc>
            </w:tr>
            <w:tr w:rsidR="00C91738" w:rsidDel="00107A8E" w14:paraId="0D52DD74" w14:textId="1CE10C19">
              <w:trPr>
                <w:trHeight w:val="230"/>
                <w:del w:id="126" w:author="Speedziarz" w:date="2014-12-07T22:50:00Z"/>
              </w:trPr>
              <w:tc>
                <w:tcPr>
                  <w:tcW w:w="5114" w:type="dxa"/>
                  <w:tcMar>
                    <w:top w:w="0" w:type="dxa"/>
                    <w:left w:w="740" w:type="dxa"/>
                    <w:bottom w:w="0" w:type="dxa"/>
                    <w:right w:w="0" w:type="dxa"/>
                  </w:tcMar>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3CDC7E8C" w14:textId="7EDE86AD">
                    <w:trPr>
                      <w:del w:id="127" w:author="Speedziarz" w:date="2014-12-07T22:50:00Z"/>
                    </w:trPr>
                    <w:tc>
                      <w:tcPr>
                        <w:tcW w:w="4377" w:type="dxa"/>
                      </w:tcPr>
                      <w:p w14:paraId="27E24DE1" w14:textId="6467D836" w:rsidR="00C91738" w:rsidDel="00107A8E" w:rsidRDefault="00D9584E">
                        <w:pPr>
                          <w:jc w:val="both"/>
                          <w:rPr>
                            <w:del w:id="128" w:author="Speedziarz" w:date="2014-12-07T22:50:00Z"/>
                          </w:rPr>
                          <w:pPrChange w:id="129" w:author="aich" w:date="2014-12-08T06:13:00Z">
                            <w:pPr/>
                          </w:pPrChange>
                        </w:pPr>
                        <w:del w:id="130" w:author="Speedziarz" w:date="2014-12-07T22:50:00Z">
                          <w:r w:rsidDel="00107A8E">
                            <w:rPr>
                              <w:rFonts w:eastAsia="Arial" w:cs="Arial"/>
                              <w:color w:val="000000"/>
                            </w:rPr>
                            <w:delText>Studia pierwszego stopnia</w:delText>
                          </w:r>
                        </w:del>
                      </w:p>
                    </w:tc>
                  </w:tr>
                </w:tbl>
                <w:p w14:paraId="18FBB97C" w14:textId="39E18CBD" w:rsidR="00C91738" w:rsidDel="00107A8E" w:rsidRDefault="00C91738">
                  <w:pPr>
                    <w:jc w:val="both"/>
                    <w:rPr>
                      <w:del w:id="131" w:author="Speedziarz" w:date="2014-12-07T22:50:00Z"/>
                    </w:rPr>
                    <w:pPrChange w:id="132" w:author="aich" w:date="2014-12-08T06:13:00Z">
                      <w:pPr/>
                    </w:pPrChange>
                  </w:pPr>
                </w:p>
              </w:tc>
            </w:tr>
            <w:tr w:rsidR="00C91738" w:rsidDel="00107A8E" w14:paraId="63B60E65" w14:textId="37D49B33">
              <w:trPr>
                <w:trHeight w:val="230"/>
                <w:del w:id="133" w:author="Speedziarz" w:date="2014-12-07T22:50:00Z"/>
              </w:trPr>
              <w:tc>
                <w:tcPr>
                  <w:tcW w:w="5114" w:type="dxa"/>
                  <w:tcMar>
                    <w:top w:w="0" w:type="dxa"/>
                    <w:left w:w="740" w:type="dxa"/>
                    <w:bottom w:w="0" w:type="dxa"/>
                    <w:right w:w="0" w:type="dxa"/>
                  </w:tcMar>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633C5D29" w14:textId="55056FD5">
                    <w:trPr>
                      <w:del w:id="134" w:author="Speedziarz" w:date="2014-12-07T22:50:00Z"/>
                    </w:trPr>
                    <w:tc>
                      <w:tcPr>
                        <w:tcW w:w="4377" w:type="dxa"/>
                      </w:tcPr>
                      <w:p w14:paraId="54E92C4E" w14:textId="2A7E9421" w:rsidR="00C91738" w:rsidDel="00107A8E" w:rsidRDefault="00D9584E">
                        <w:pPr>
                          <w:jc w:val="both"/>
                          <w:rPr>
                            <w:del w:id="135" w:author="Speedziarz" w:date="2014-12-07T22:50:00Z"/>
                          </w:rPr>
                          <w:pPrChange w:id="136" w:author="aich" w:date="2014-12-08T06:13:00Z">
                            <w:pPr/>
                          </w:pPrChange>
                        </w:pPr>
                        <w:del w:id="137" w:author="Speedziarz" w:date="2014-12-07T22:50:00Z">
                          <w:r w:rsidDel="00107A8E">
                            <w:rPr>
                              <w:rFonts w:eastAsia="Arial" w:cs="Arial"/>
                              <w:color w:val="000000"/>
                            </w:rPr>
                            <w:delText>Forma studiów: stacjonarne</w:delText>
                          </w:r>
                        </w:del>
                      </w:p>
                    </w:tc>
                  </w:tr>
                </w:tbl>
                <w:p w14:paraId="59D74242" w14:textId="4CA02C69" w:rsidR="00C91738" w:rsidDel="00107A8E" w:rsidRDefault="00C91738">
                  <w:pPr>
                    <w:jc w:val="both"/>
                    <w:rPr>
                      <w:del w:id="138" w:author="Speedziarz" w:date="2014-12-07T22:50:00Z"/>
                    </w:rPr>
                    <w:pPrChange w:id="139" w:author="aich" w:date="2014-12-08T06:13:00Z">
                      <w:pPr/>
                    </w:pPrChange>
                  </w:pPr>
                </w:p>
              </w:tc>
            </w:tr>
            <w:tr w:rsidR="00C91738" w:rsidDel="00107A8E" w14:paraId="49325D68" w14:textId="0F5CC6BF">
              <w:trPr>
                <w:trHeight w:val="230"/>
                <w:del w:id="140" w:author="Speedziarz" w:date="2014-12-07T22:50:00Z"/>
              </w:trPr>
              <w:tc>
                <w:tcPr>
                  <w:tcW w:w="5114" w:type="dxa"/>
                  <w:tcMar>
                    <w:top w:w="0" w:type="dxa"/>
                    <w:left w:w="740" w:type="dxa"/>
                    <w:bottom w:w="0" w:type="dxa"/>
                    <w:right w:w="0" w:type="dxa"/>
                  </w:tcMar>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7B3F05C8" w14:textId="48635BE5">
                    <w:trPr>
                      <w:del w:id="141" w:author="Speedziarz" w:date="2014-12-07T22:50:00Z"/>
                    </w:trPr>
                    <w:tc>
                      <w:tcPr>
                        <w:tcW w:w="4377" w:type="dxa"/>
                      </w:tcPr>
                      <w:p w14:paraId="4DB490B8" w14:textId="37BF7E77" w:rsidR="00C91738" w:rsidDel="00107A8E" w:rsidRDefault="00D9584E">
                        <w:pPr>
                          <w:jc w:val="both"/>
                          <w:rPr>
                            <w:del w:id="142" w:author="Speedziarz" w:date="2014-12-07T22:50:00Z"/>
                          </w:rPr>
                          <w:pPrChange w:id="143" w:author="aich" w:date="2014-12-08T06:13:00Z">
                            <w:pPr/>
                          </w:pPrChange>
                        </w:pPr>
                        <w:del w:id="144" w:author="Speedziarz" w:date="2014-12-07T22:50:00Z">
                          <w:r w:rsidDel="00107A8E">
                            <w:rPr>
                              <w:rFonts w:eastAsia="Arial" w:cs="Arial"/>
                              <w:color w:val="000000"/>
                            </w:rPr>
                            <w:delText>Kierunek studiów: Informatyka</w:delText>
                          </w:r>
                        </w:del>
                      </w:p>
                    </w:tc>
                  </w:tr>
                </w:tbl>
                <w:p w14:paraId="7F3088F2" w14:textId="26C930AB" w:rsidR="00C91738" w:rsidDel="00107A8E" w:rsidRDefault="00C91738">
                  <w:pPr>
                    <w:jc w:val="both"/>
                    <w:rPr>
                      <w:del w:id="145" w:author="Speedziarz" w:date="2014-12-07T22:50:00Z"/>
                    </w:rPr>
                    <w:pPrChange w:id="146" w:author="aich" w:date="2014-12-08T06:13:00Z">
                      <w:pPr/>
                    </w:pPrChange>
                  </w:pPr>
                </w:p>
              </w:tc>
            </w:tr>
            <w:tr w:rsidR="00C91738" w:rsidDel="00107A8E" w14:paraId="3E0BE438" w14:textId="49FF48E0">
              <w:trPr>
                <w:trHeight w:val="230"/>
                <w:del w:id="147" w:author="Speedziarz" w:date="2014-12-07T22:50:00Z"/>
              </w:trPr>
              <w:tc>
                <w:tcPr>
                  <w:tcW w:w="5114" w:type="dxa"/>
                  <w:tcMar>
                    <w:top w:w="0" w:type="dxa"/>
                    <w:left w:w="740" w:type="dxa"/>
                    <w:bottom w:w="0" w:type="dxa"/>
                    <w:right w:w="0" w:type="dxa"/>
                  </w:tcMar>
                </w:tcPr>
                <w:tbl>
                  <w:tblPr>
                    <w:tblOverlap w:val="never"/>
                    <w:tblW w:w="4377" w:type="dxa"/>
                    <w:tblLayout w:type="fixed"/>
                    <w:tblCellMar>
                      <w:left w:w="0" w:type="dxa"/>
                      <w:right w:w="0" w:type="dxa"/>
                    </w:tblCellMar>
                    <w:tblLook w:val="01E0" w:firstRow="1" w:lastRow="1" w:firstColumn="1" w:lastColumn="1" w:noHBand="0" w:noVBand="0"/>
                  </w:tblPr>
                  <w:tblGrid>
                    <w:gridCol w:w="4377"/>
                  </w:tblGrid>
                  <w:tr w:rsidR="00C91738" w:rsidDel="00107A8E" w14:paraId="7C6DC048" w14:textId="096CBE2F">
                    <w:trPr>
                      <w:del w:id="148" w:author="Speedziarz" w:date="2014-12-07T22:50:00Z"/>
                    </w:trPr>
                    <w:tc>
                      <w:tcPr>
                        <w:tcW w:w="4377" w:type="dxa"/>
                      </w:tcPr>
                      <w:p w14:paraId="2E9BF182" w14:textId="65C67469" w:rsidR="00C91738" w:rsidDel="00107A8E" w:rsidRDefault="00D9584E">
                        <w:pPr>
                          <w:jc w:val="both"/>
                          <w:rPr>
                            <w:del w:id="149" w:author="Speedziarz" w:date="2014-12-07T22:50:00Z"/>
                          </w:rPr>
                          <w:pPrChange w:id="150" w:author="aich" w:date="2014-12-08T06:13:00Z">
                            <w:pPr/>
                          </w:pPrChange>
                        </w:pPr>
                        <w:commentRangeStart w:id="151"/>
                        <w:del w:id="152" w:author="Speedziarz" w:date="2014-12-07T22:50:00Z">
                          <w:r w:rsidDel="00107A8E">
                            <w:rPr>
                              <w:rFonts w:eastAsia="Arial" w:cs="Arial"/>
                              <w:color w:val="000000"/>
                            </w:rPr>
                            <w:delText>Specjalność/profil: -</w:delText>
                          </w:r>
                        </w:del>
                      </w:p>
                    </w:tc>
                  </w:tr>
                </w:tbl>
                <w:commentRangeEnd w:id="151"/>
                <w:p w14:paraId="3916394C" w14:textId="4FECC99C" w:rsidR="00C91738" w:rsidDel="00107A8E" w:rsidRDefault="00F517CA">
                  <w:pPr>
                    <w:jc w:val="both"/>
                    <w:rPr>
                      <w:del w:id="153" w:author="Speedziarz" w:date="2014-12-07T22:50:00Z"/>
                    </w:rPr>
                    <w:pPrChange w:id="154" w:author="aich" w:date="2014-12-08T06:13:00Z">
                      <w:pPr/>
                    </w:pPrChange>
                  </w:pPr>
                  <w:del w:id="155" w:author="Speedziarz" w:date="2014-12-07T22:50:00Z">
                    <w:r w:rsidDel="00107A8E">
                      <w:rPr>
                        <w:rStyle w:val="Odwoaniedokomentarza"/>
                      </w:rPr>
                      <w:commentReference w:id="151"/>
                    </w:r>
                  </w:del>
                </w:p>
              </w:tc>
            </w:tr>
          </w:tbl>
          <w:p w14:paraId="1CB5E848" w14:textId="113812CE" w:rsidR="00C91738" w:rsidDel="009521B7" w:rsidRDefault="00C91738">
            <w:pPr>
              <w:jc w:val="both"/>
              <w:rPr>
                <w:del w:id="156" w:author="Speedziarz" w:date="2014-12-08T13:44:00Z"/>
              </w:rPr>
              <w:pPrChange w:id="157" w:author="aich" w:date="2014-12-08T06:13:00Z">
                <w:pPr/>
              </w:pPrChange>
            </w:pPr>
          </w:p>
        </w:tc>
        <w:tc>
          <w:tcPr>
            <w:tcW w:w="4620" w:type="dxa"/>
          </w:tcPr>
          <w:p w14:paraId="3117EA7D" w14:textId="4B02AE0F" w:rsidR="00C91738" w:rsidDel="009521B7" w:rsidRDefault="00C91738">
            <w:pPr>
              <w:jc w:val="both"/>
              <w:rPr>
                <w:del w:id="158" w:author="Speedziarz" w:date="2014-12-08T13:44:00Z"/>
              </w:rPr>
              <w:pPrChange w:id="159" w:author="aich" w:date="2014-12-08T06:13:00Z">
                <w:pPr/>
              </w:pPrChange>
            </w:pPr>
          </w:p>
        </w:tc>
      </w:tr>
      <w:tr w:rsidR="00C91738" w:rsidDel="009521B7" w14:paraId="7E2B6A90" w14:textId="22560AED" w:rsidTr="22B7A049">
        <w:trPr>
          <w:trHeight w:val="230"/>
          <w:del w:id="160" w:author="Speedziarz" w:date="2014-12-08T13:44:00Z"/>
        </w:trPr>
        <w:tc>
          <w:tcPr>
            <w:tcW w:w="9840"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C91738" w:rsidDel="009521B7" w14:paraId="276AD004" w14:textId="529E5B32">
              <w:trPr>
                <w:del w:id="161" w:author="Speedziarz" w:date="2014-12-08T13:44:00Z"/>
              </w:trPr>
              <w:tc>
                <w:tcPr>
                  <w:tcW w:w="9840" w:type="dxa"/>
                  <w:tcMar>
                    <w:top w:w="1140" w:type="dxa"/>
                    <w:left w:w="740" w:type="dxa"/>
                    <w:bottom w:w="0" w:type="dxa"/>
                    <w:right w:w="0" w:type="dxa"/>
                  </w:tcMar>
                </w:tcPr>
                <w:p w14:paraId="108C216D" w14:textId="14C487E7" w:rsidR="00C91738" w:rsidDel="009521B7" w:rsidRDefault="00D9584E">
                  <w:pPr>
                    <w:jc w:val="both"/>
                    <w:rPr>
                      <w:del w:id="162" w:author="Speedziarz" w:date="2014-12-08T13:44:00Z"/>
                    </w:rPr>
                    <w:pPrChange w:id="163" w:author="aich" w:date="2014-12-08T06:13:00Z">
                      <w:pPr/>
                    </w:pPrChange>
                  </w:pPr>
                  <w:commentRangeStart w:id="164"/>
                  <w:del w:id="165" w:author="Speedziarz" w:date="2014-12-08T13:44:00Z">
                    <w:r w:rsidDel="009521B7">
                      <w:rPr>
                        <w:rFonts w:eastAsia="Arial" w:cs="Arial"/>
                        <w:b/>
                        <w:bCs/>
                        <w:color w:val="000000"/>
                        <w:sz w:val="24"/>
                        <w:szCs w:val="24"/>
                      </w:rPr>
                      <w:delText>PROJEKT DYPLOMOWY INŻYNIERSKI</w:delText>
                    </w:r>
                    <w:commentRangeEnd w:id="164"/>
                    <w:r w:rsidR="00F517CA" w:rsidDel="009521B7">
                      <w:rPr>
                        <w:rStyle w:val="Odwoaniedokomentarza"/>
                      </w:rPr>
                      <w:commentReference w:id="164"/>
                    </w:r>
                  </w:del>
                </w:p>
              </w:tc>
            </w:tr>
          </w:tbl>
          <w:p w14:paraId="074C6AD8" w14:textId="201D626F" w:rsidR="00C91738" w:rsidDel="009521B7" w:rsidRDefault="00C91738">
            <w:pPr>
              <w:jc w:val="both"/>
              <w:rPr>
                <w:del w:id="166" w:author="Speedziarz" w:date="2014-12-08T13:44:00Z"/>
              </w:rPr>
              <w:pPrChange w:id="167" w:author="aich" w:date="2014-12-08T06:13:00Z">
                <w:pPr/>
              </w:pPrChange>
            </w:pPr>
          </w:p>
        </w:tc>
      </w:tr>
      <w:tr w:rsidR="00C91738" w:rsidRPr="000D68D6" w:rsidDel="009521B7" w14:paraId="3A4EBF96" w14:textId="5FD61924" w:rsidTr="22B7A049">
        <w:trPr>
          <w:trHeight w:val="230"/>
          <w:del w:id="168" w:author="Speedziarz" w:date="2014-12-08T13:44:00Z"/>
        </w:trPr>
        <w:tc>
          <w:tcPr>
            <w:tcW w:w="9840"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C91738" w:rsidDel="009521B7" w14:paraId="69D7A4F5" w14:textId="11137C02">
              <w:trPr>
                <w:del w:id="169" w:author="Speedziarz" w:date="2014-12-08T13:44:00Z"/>
              </w:trPr>
              <w:tc>
                <w:tcPr>
                  <w:tcW w:w="9820" w:type="dxa"/>
                  <w:tcMar>
                    <w:top w:w="1140" w:type="dxa"/>
                    <w:left w:w="740" w:type="dxa"/>
                    <w:bottom w:w="280" w:type="dxa"/>
                    <w:right w:w="0" w:type="dxa"/>
                  </w:tcMar>
                </w:tcPr>
                <w:p w14:paraId="6809D860" w14:textId="17DCEA41" w:rsidR="00C91738" w:rsidDel="009521B7" w:rsidRDefault="00D9584E">
                  <w:pPr>
                    <w:jc w:val="both"/>
                    <w:rPr>
                      <w:del w:id="170" w:author="Speedziarz" w:date="2014-12-08T13:44:00Z"/>
                    </w:rPr>
                    <w:pPrChange w:id="171" w:author="aich" w:date="2014-12-08T06:13:00Z">
                      <w:pPr/>
                    </w:pPrChange>
                  </w:pPr>
                  <w:del w:id="172" w:author="Speedziarz" w:date="2014-12-08T13:44:00Z">
                    <w:r w:rsidDel="009521B7">
                      <w:rPr>
                        <w:rFonts w:eastAsia="Arial" w:cs="Arial"/>
                        <w:color w:val="000000"/>
                      </w:rPr>
                      <w:delText>Tytuł projektu w języku polskim: System wspierający generowanie tras w firmie logistycznej  </w:delText>
                    </w:r>
                  </w:del>
                </w:p>
              </w:tc>
            </w:tr>
            <w:tr w:rsidR="00C91738" w:rsidRPr="000D68D6" w:rsidDel="009521B7" w14:paraId="5389FD13" w14:textId="55E6BB2D">
              <w:trPr>
                <w:del w:id="173" w:author="Speedziarz" w:date="2014-12-08T13:44:00Z"/>
              </w:trPr>
              <w:tc>
                <w:tcPr>
                  <w:tcW w:w="9820" w:type="dxa"/>
                  <w:tcMar>
                    <w:top w:w="0" w:type="dxa"/>
                    <w:left w:w="740" w:type="dxa"/>
                    <w:bottom w:w="0" w:type="dxa"/>
                    <w:right w:w="0" w:type="dxa"/>
                  </w:tcMar>
                </w:tcPr>
                <w:p w14:paraId="6333273E" w14:textId="2DF61DEC" w:rsidR="00C91738" w:rsidRPr="00DD59B7" w:rsidDel="009521B7" w:rsidRDefault="00D9584E">
                  <w:pPr>
                    <w:jc w:val="both"/>
                    <w:rPr>
                      <w:del w:id="174" w:author="Speedziarz" w:date="2014-12-08T13:44:00Z"/>
                      <w:lang w:val="en-US"/>
                    </w:rPr>
                    <w:pPrChange w:id="175" w:author="aich" w:date="2014-12-08T06:13:00Z">
                      <w:pPr/>
                    </w:pPrChange>
                  </w:pPr>
                  <w:del w:id="176" w:author="Speedziarz" w:date="2014-12-08T13:44:00Z">
                    <w:r w:rsidRPr="00DD59B7" w:rsidDel="009521B7">
                      <w:rPr>
                        <w:rFonts w:eastAsia="Arial" w:cs="Arial"/>
                        <w:color w:val="000000"/>
                        <w:lang w:val="en-US"/>
                      </w:rPr>
                      <w:delText>Tytuł projektu w języku angielskim: A route-generation assistant for logistics company  </w:delText>
                    </w:r>
                  </w:del>
                </w:p>
              </w:tc>
            </w:tr>
            <w:tr w:rsidR="00C91738" w:rsidRPr="000D68D6" w:rsidDel="009521B7" w14:paraId="1A491A4B" w14:textId="2D0D7F2A">
              <w:trPr>
                <w:del w:id="177" w:author="Speedziarz" w:date="2014-12-08T13:44:00Z"/>
              </w:trPr>
              <w:tc>
                <w:tcPr>
                  <w:tcW w:w="9820" w:type="dxa"/>
                  <w:tcMar>
                    <w:top w:w="0" w:type="dxa"/>
                    <w:left w:w="740" w:type="dxa"/>
                    <w:bottom w:w="1240" w:type="dxa"/>
                    <w:right w:w="0" w:type="dxa"/>
                  </w:tcMar>
                </w:tcPr>
                <w:p w14:paraId="61749D93" w14:textId="0FA7A264" w:rsidR="00C91738" w:rsidRPr="00DD59B7" w:rsidDel="009521B7" w:rsidRDefault="00C91738">
                  <w:pPr>
                    <w:jc w:val="both"/>
                    <w:rPr>
                      <w:del w:id="178" w:author="Speedziarz" w:date="2014-12-08T13:44:00Z"/>
                      <w:lang w:val="en-US"/>
                    </w:rPr>
                    <w:pPrChange w:id="179" w:author="aich" w:date="2014-12-08T06:13:00Z">
                      <w:pPr/>
                    </w:pPrChange>
                  </w:pPr>
                </w:p>
              </w:tc>
            </w:tr>
          </w:tbl>
          <w:p w14:paraId="2A30C79A" w14:textId="79D447DE" w:rsidR="00C91738" w:rsidRPr="00DD59B7" w:rsidDel="009521B7" w:rsidRDefault="00C91738">
            <w:pPr>
              <w:jc w:val="both"/>
              <w:rPr>
                <w:del w:id="180" w:author="Speedziarz" w:date="2014-12-08T13:44:00Z"/>
                <w:lang w:val="en-US"/>
              </w:rPr>
              <w:pPrChange w:id="181" w:author="aich" w:date="2014-12-08T06:13:00Z">
                <w:pPr/>
              </w:pPrChange>
            </w:pPr>
          </w:p>
        </w:tc>
      </w:tr>
      <w:tr w:rsidR="00C91738" w:rsidDel="009521B7" w14:paraId="2F6DB3EB" w14:textId="65E6F0A9" w:rsidTr="22B7A049">
        <w:trPr>
          <w:trHeight w:val="230"/>
          <w:hidden/>
          <w:del w:id="182" w:author="Speedziarz" w:date="2014-12-08T13:44:00Z"/>
        </w:trPr>
        <w:tc>
          <w:tcPr>
            <w:tcW w:w="9840" w:type="dxa"/>
            <w:gridSpan w:val="2"/>
          </w:tcPr>
          <w:p w14:paraId="5F14143A" w14:textId="338F5FE8" w:rsidR="00C91738" w:rsidRPr="00DD59B7" w:rsidDel="009521B7" w:rsidRDefault="00C91738">
            <w:pPr>
              <w:jc w:val="both"/>
              <w:rPr>
                <w:del w:id="183" w:author="Speedziarz" w:date="2014-12-08T13:44:00Z"/>
                <w:vanish/>
                <w:lang w:val="en-US"/>
              </w:rPr>
              <w:pPrChange w:id="184" w:author="aich" w:date="2014-12-08T06:13:00Z">
                <w:pPr/>
              </w:pPrChange>
            </w:pPr>
          </w:p>
          <w:tbl>
            <w:tblPr>
              <w:tblOverlap w:val="never"/>
              <w:tblW w:w="9465" w:type="dxa"/>
              <w:tblLayout w:type="fixed"/>
              <w:tblLook w:val="01E0" w:firstRow="1" w:lastRow="1" w:firstColumn="1" w:lastColumn="1" w:noHBand="0" w:noVBand="0"/>
            </w:tblPr>
            <w:tblGrid>
              <w:gridCol w:w="720"/>
              <w:gridCol w:w="4455"/>
              <w:gridCol w:w="4290"/>
            </w:tblGrid>
            <w:tr w:rsidR="00C91738" w:rsidDel="009521B7" w14:paraId="7865FFC6" w14:textId="731042E8" w:rsidTr="22B7A049">
              <w:trPr>
                <w:trHeight w:hRule="exact" w:val="360"/>
                <w:del w:id="185" w:author="Speedziarz" w:date="2014-12-08T13:44:00Z"/>
              </w:trPr>
              <w:tc>
                <w:tcPr>
                  <w:tcW w:w="720" w:type="dxa"/>
                  <w:tcBorders>
                    <w:right w:val="single" w:sz="6" w:space="0" w:color="000000" w:themeColor="text1"/>
                  </w:tcBorders>
                  <w:tcMar>
                    <w:top w:w="20" w:type="dxa"/>
                    <w:left w:w="20" w:type="dxa"/>
                    <w:bottom w:w="20" w:type="dxa"/>
                    <w:right w:w="20" w:type="dxa"/>
                  </w:tcMar>
                </w:tcPr>
                <w:p w14:paraId="6B0FFBEE" w14:textId="1E5F1B5A" w:rsidR="00C91738" w:rsidRPr="00DD59B7" w:rsidDel="009521B7" w:rsidRDefault="00C91738">
                  <w:pPr>
                    <w:jc w:val="both"/>
                    <w:rPr>
                      <w:del w:id="186" w:author="Speedziarz" w:date="2014-12-08T13:44:00Z"/>
                      <w:lang w:val="en-US"/>
                    </w:rPr>
                    <w:pPrChange w:id="187" w:author="aich" w:date="2014-12-08T06:13:00Z">
                      <w:pPr/>
                    </w:pPrChange>
                  </w:pPr>
                </w:p>
              </w:tc>
              <w:tc>
                <w:tcPr>
                  <w:tcW w:w="874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C91738" w:rsidDel="009521B7" w14:paraId="1C180B61" w14:textId="0281F999">
                    <w:trPr>
                      <w:del w:id="188" w:author="Speedziarz" w:date="2014-12-08T13:44:00Z"/>
                    </w:trPr>
                    <w:tc>
                      <w:tcPr>
                        <w:tcW w:w="8705" w:type="dxa"/>
                        <w:tcMar>
                          <w:top w:w="60" w:type="dxa"/>
                          <w:left w:w="60" w:type="dxa"/>
                          <w:bottom w:w="0" w:type="dxa"/>
                          <w:right w:w="0" w:type="dxa"/>
                        </w:tcMar>
                      </w:tcPr>
                      <w:p w14:paraId="03FCC1CF" w14:textId="0FEC97A3" w:rsidR="00C91738" w:rsidDel="009521B7" w:rsidRDefault="00D9584E">
                        <w:pPr>
                          <w:jc w:val="both"/>
                          <w:rPr>
                            <w:del w:id="189" w:author="Speedziarz" w:date="2014-12-08T13:44:00Z"/>
                          </w:rPr>
                          <w:pPrChange w:id="190" w:author="aich" w:date="2014-12-08T06:13:00Z">
                            <w:pPr/>
                          </w:pPrChange>
                        </w:pPr>
                        <w:del w:id="191" w:author="Speedziarz" w:date="2014-12-08T13:44:00Z">
                          <w:r w:rsidDel="009521B7">
                            <w:rPr>
                              <w:rFonts w:eastAsia="Arial" w:cs="Arial"/>
                              <w:color w:val="000000"/>
                            </w:rPr>
                            <w:delText>Potwierdzenie przyjęcia projektu</w:delText>
                          </w:r>
                        </w:del>
                      </w:p>
                    </w:tc>
                  </w:tr>
                </w:tbl>
                <w:p w14:paraId="5944001F" w14:textId="4F510A98" w:rsidR="00C91738" w:rsidDel="009521B7" w:rsidRDefault="00C91738">
                  <w:pPr>
                    <w:jc w:val="both"/>
                    <w:rPr>
                      <w:del w:id="192" w:author="Speedziarz" w:date="2014-12-08T13:44:00Z"/>
                    </w:rPr>
                    <w:pPrChange w:id="193" w:author="aich" w:date="2014-12-08T06:13:00Z">
                      <w:pPr/>
                    </w:pPrChange>
                  </w:pPr>
                </w:p>
              </w:tc>
            </w:tr>
            <w:tr w:rsidR="00C91738" w:rsidDel="009521B7" w14:paraId="6337C21D" w14:textId="1C5DAF4F" w:rsidTr="22B7A049">
              <w:trPr>
                <w:trHeight w:hRule="exact" w:val="1215"/>
                <w:del w:id="194" w:author="Speedziarz" w:date="2014-12-08T13:44:00Z"/>
              </w:trPr>
              <w:tc>
                <w:tcPr>
                  <w:tcW w:w="720" w:type="dxa"/>
                  <w:tcBorders>
                    <w:right w:val="single" w:sz="6" w:space="0" w:color="000000" w:themeColor="text1"/>
                  </w:tcBorders>
                  <w:tcMar>
                    <w:top w:w="20" w:type="dxa"/>
                    <w:left w:w="20" w:type="dxa"/>
                    <w:bottom w:w="20" w:type="dxa"/>
                    <w:right w:w="20" w:type="dxa"/>
                  </w:tcMar>
                </w:tcPr>
                <w:p w14:paraId="1AE78013" w14:textId="51E3BF62" w:rsidR="00C91738" w:rsidDel="009521B7" w:rsidRDefault="00C91738">
                  <w:pPr>
                    <w:jc w:val="both"/>
                    <w:rPr>
                      <w:del w:id="195" w:author="Speedziarz" w:date="2014-12-08T13:44:00Z"/>
                    </w:rPr>
                    <w:pPrChange w:id="196" w:author="aich" w:date="2014-12-08T06:13:00Z">
                      <w:pPr/>
                    </w:pPrChange>
                  </w:pPr>
                </w:p>
              </w:tc>
              <w:tc>
                <w:tcPr>
                  <w:tcW w:w="4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C91738" w:rsidDel="009521B7" w14:paraId="18AA6A77" w14:textId="427F0059">
                    <w:trPr>
                      <w:del w:id="197" w:author="Speedziarz" w:date="2014-12-08T13:44:00Z"/>
                    </w:trPr>
                    <w:tc>
                      <w:tcPr>
                        <w:tcW w:w="4415" w:type="dxa"/>
                        <w:tcMar>
                          <w:top w:w="60" w:type="dxa"/>
                          <w:left w:w="60" w:type="dxa"/>
                          <w:bottom w:w="680" w:type="dxa"/>
                          <w:right w:w="0" w:type="dxa"/>
                        </w:tcMar>
                      </w:tcPr>
                      <w:p w14:paraId="25673CC9" w14:textId="7B1A7ECA" w:rsidR="00C91738" w:rsidDel="009521B7" w:rsidRDefault="00D9584E">
                        <w:pPr>
                          <w:jc w:val="both"/>
                          <w:rPr>
                            <w:del w:id="198" w:author="Speedziarz" w:date="2014-12-08T13:44:00Z"/>
                          </w:rPr>
                          <w:pPrChange w:id="199" w:author="aich" w:date="2014-12-08T06:13:00Z">
                            <w:pPr/>
                          </w:pPrChange>
                        </w:pPr>
                        <w:del w:id="200" w:author="Speedziarz" w:date="2014-12-08T13:44:00Z">
                          <w:r w:rsidDel="009521B7">
                            <w:rPr>
                              <w:rFonts w:eastAsia="Arial" w:cs="Arial"/>
                              <w:color w:val="000000"/>
                            </w:rPr>
                            <w:delText>Opiekun projektu</w:delText>
                          </w:r>
                        </w:del>
                      </w:p>
                    </w:tc>
                  </w:tr>
                </w:tbl>
                <w:p w14:paraId="3447C391" w14:textId="4CCD37EB" w:rsidR="00C91738" w:rsidDel="009521B7" w:rsidRDefault="00D9584E">
                  <w:pPr>
                    <w:jc w:val="both"/>
                    <w:rPr>
                      <w:del w:id="201" w:author="Speedziarz" w:date="2014-12-08T13:44:00Z"/>
                    </w:rPr>
                    <w:pPrChange w:id="202" w:author="aich" w:date="2014-12-08T06:13:00Z">
                      <w:pPr/>
                    </w:pPrChange>
                  </w:pPr>
                  <w:del w:id="203" w:author="Speedziarz" w:date="2014-12-08T13:44:00Z">
                    <w:r w:rsidDel="009521B7">
                      <w:rPr>
                        <w:rFonts w:eastAsia="Arial" w:cs="Arial"/>
                        <w:i/>
                        <w:iCs/>
                        <w:color w:val="000000"/>
                        <w:sz w:val="16"/>
                        <w:szCs w:val="16"/>
                      </w:rPr>
                      <w:delText xml:space="preserve"> podpis</w:delText>
                    </w:r>
                  </w:del>
                </w:p>
              </w:tc>
              <w:tc>
                <w:tcPr>
                  <w:tcW w:w="42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C91738" w:rsidDel="009521B7" w14:paraId="04329E12" w14:textId="4A257A6D">
                    <w:trPr>
                      <w:del w:id="204" w:author="Speedziarz" w:date="2014-12-08T13:44:00Z"/>
                    </w:trPr>
                    <w:tc>
                      <w:tcPr>
                        <w:tcW w:w="4250" w:type="dxa"/>
                        <w:tcMar>
                          <w:top w:w="60" w:type="dxa"/>
                          <w:left w:w="60" w:type="dxa"/>
                          <w:bottom w:w="680" w:type="dxa"/>
                          <w:right w:w="0" w:type="dxa"/>
                        </w:tcMar>
                      </w:tcPr>
                      <w:p w14:paraId="39E0F090" w14:textId="76843D02" w:rsidR="00C91738" w:rsidDel="009521B7" w:rsidRDefault="00D9584E">
                        <w:pPr>
                          <w:jc w:val="both"/>
                          <w:rPr>
                            <w:del w:id="205" w:author="Speedziarz" w:date="2014-12-08T13:44:00Z"/>
                          </w:rPr>
                          <w:pPrChange w:id="206" w:author="aich" w:date="2014-12-08T06:13:00Z">
                            <w:pPr/>
                          </w:pPrChange>
                        </w:pPr>
                        <w:del w:id="207" w:author="Speedziarz" w:date="2014-12-08T13:44:00Z">
                          <w:r w:rsidDel="009521B7">
                            <w:rPr>
                              <w:rFonts w:eastAsia="Arial" w:cs="Arial"/>
                              <w:color w:val="000000"/>
                            </w:rPr>
                            <w:delText>Kierownik Katedry/Zakładu</w:delText>
                          </w:r>
                        </w:del>
                      </w:p>
                    </w:tc>
                  </w:tr>
                </w:tbl>
                <w:p w14:paraId="7A5BF016" w14:textId="30648C0E" w:rsidR="00C91738" w:rsidDel="009521B7" w:rsidRDefault="00D9584E">
                  <w:pPr>
                    <w:jc w:val="both"/>
                    <w:rPr>
                      <w:del w:id="208" w:author="Speedziarz" w:date="2014-12-08T13:44:00Z"/>
                    </w:rPr>
                    <w:pPrChange w:id="209" w:author="aich" w:date="2014-12-08T06:13:00Z">
                      <w:pPr/>
                    </w:pPrChange>
                  </w:pPr>
                  <w:del w:id="210" w:author="Speedziarz" w:date="2014-12-08T13:44:00Z">
                    <w:r w:rsidDel="009521B7">
                      <w:rPr>
                        <w:rFonts w:eastAsia="Arial" w:cs="Arial"/>
                        <w:i/>
                        <w:iCs/>
                        <w:color w:val="000000"/>
                        <w:sz w:val="16"/>
                        <w:szCs w:val="16"/>
                      </w:rPr>
                      <w:delText xml:space="preserve"> podpis</w:delText>
                    </w:r>
                  </w:del>
                </w:p>
              </w:tc>
            </w:tr>
            <w:tr w:rsidR="00C91738" w:rsidDel="009521B7" w14:paraId="6188837C" w14:textId="22090C36" w:rsidTr="22B7A049">
              <w:trPr>
                <w:trHeight w:hRule="exact" w:val="532"/>
                <w:del w:id="211" w:author="Speedziarz" w:date="2014-12-08T13:44:00Z"/>
              </w:trPr>
              <w:tc>
                <w:tcPr>
                  <w:tcW w:w="720" w:type="dxa"/>
                  <w:tcBorders>
                    <w:right w:val="single" w:sz="6" w:space="0" w:color="000000" w:themeColor="text1"/>
                  </w:tcBorders>
                  <w:tcMar>
                    <w:top w:w="20" w:type="dxa"/>
                    <w:left w:w="20" w:type="dxa"/>
                    <w:bottom w:w="20" w:type="dxa"/>
                    <w:right w:w="20" w:type="dxa"/>
                  </w:tcMar>
                </w:tcPr>
                <w:p w14:paraId="348E3713" w14:textId="511B2258" w:rsidR="00C91738" w:rsidDel="009521B7" w:rsidRDefault="00C91738">
                  <w:pPr>
                    <w:jc w:val="both"/>
                    <w:rPr>
                      <w:del w:id="212" w:author="Speedziarz" w:date="2014-12-08T13:44:00Z"/>
                    </w:rPr>
                    <w:pPrChange w:id="213" w:author="aich" w:date="2014-12-08T06:13:00Z">
                      <w:pPr/>
                    </w:pPrChange>
                  </w:pPr>
                </w:p>
              </w:tc>
              <w:tc>
                <w:tcPr>
                  <w:tcW w:w="44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20" w:type="dxa"/>
                    <w:left w:w="60" w:type="dxa"/>
                    <w:bottom w:w="20" w:type="dxa"/>
                    <w:right w:w="20" w:type="dxa"/>
                  </w:tcMar>
                  <w:vAlign w:val="center"/>
                </w:tcPr>
                <w:p w14:paraId="3399A3DE" w14:textId="673638A9" w:rsidR="00C91738" w:rsidDel="009521B7" w:rsidRDefault="00D9584E">
                  <w:pPr>
                    <w:jc w:val="both"/>
                    <w:rPr>
                      <w:del w:id="214" w:author="Speedziarz" w:date="2014-12-08T13:44:00Z"/>
                    </w:rPr>
                    <w:pPrChange w:id="215" w:author="aich" w:date="2014-12-08T06:13:00Z">
                      <w:pPr/>
                    </w:pPrChange>
                  </w:pPr>
                  <w:del w:id="216" w:author="Speedziarz" w:date="2014-12-08T13:44:00Z">
                    <w:r w:rsidDel="009521B7">
                      <w:rPr>
                        <w:rFonts w:eastAsia="Arial" w:cs="Arial"/>
                        <w:color w:val="000000"/>
                      </w:rPr>
                      <w:delText>mgr inż. Tomasz Gawron</w:delText>
                    </w:r>
                  </w:del>
                </w:p>
              </w:tc>
              <w:tc>
                <w:tcPr>
                  <w:tcW w:w="42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7B344C" w14:textId="7DAE47E5" w:rsidR="00C91738" w:rsidRPr="00542EE0" w:rsidDel="009521B7" w:rsidRDefault="22B7A049">
                  <w:pPr>
                    <w:jc w:val="both"/>
                    <w:rPr>
                      <w:del w:id="217" w:author="Speedziarz" w:date="2014-12-08T13:44:00Z"/>
                    </w:rPr>
                    <w:pPrChange w:id="218" w:author="aich" w:date="2014-12-08T06:13:00Z">
                      <w:pPr/>
                    </w:pPrChange>
                  </w:pPr>
                  <w:del w:id="219" w:author="Speedziarz" w:date="2014-12-08T13:44:00Z">
                    <w:r w:rsidRPr="00542EE0" w:rsidDel="009521B7">
                      <w:rPr>
                        <w:rFonts w:eastAsia="Arial" w:cs="Arial"/>
                        <w:szCs w:val="22"/>
                        <w:rPrChange w:id="220" w:author="Speedziarz" w:date="2014-12-07T22:40:00Z">
                          <w:rPr>
                            <w:rFonts w:eastAsia="Arial" w:cs="Arial"/>
                            <w:sz w:val="22"/>
                            <w:szCs w:val="22"/>
                          </w:rPr>
                        </w:rPrChange>
                      </w:rPr>
                      <w:delText>prof. dr hab. inż. Janusz Górski</w:delText>
                    </w:r>
                  </w:del>
                </w:p>
              </w:tc>
            </w:tr>
          </w:tbl>
          <w:p w14:paraId="15CF7455" w14:textId="50263C5F" w:rsidR="00C91738" w:rsidDel="009521B7" w:rsidRDefault="00C91738">
            <w:pPr>
              <w:jc w:val="both"/>
              <w:rPr>
                <w:del w:id="221" w:author="Speedziarz" w:date="2014-12-08T13:44:00Z"/>
              </w:rPr>
              <w:pPrChange w:id="222" w:author="aich" w:date="2014-12-08T06:13:00Z">
                <w:pPr/>
              </w:pPrChange>
            </w:pPr>
          </w:p>
        </w:tc>
      </w:tr>
      <w:tr w:rsidR="00C91738" w:rsidDel="009521B7" w14:paraId="0800DA09" w14:textId="79CD859A" w:rsidTr="22B7A049">
        <w:trPr>
          <w:trHeight w:val="230"/>
          <w:del w:id="223" w:author="Speedziarz" w:date="2014-12-08T13:44:00Z"/>
        </w:trPr>
        <w:tc>
          <w:tcPr>
            <w:tcW w:w="9840"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C91738" w:rsidDel="009521B7" w14:paraId="7341AB3B" w14:textId="72A3CE15">
              <w:trPr>
                <w:del w:id="224" w:author="Speedziarz" w:date="2014-12-08T13:44:00Z"/>
              </w:trPr>
              <w:tc>
                <w:tcPr>
                  <w:tcW w:w="9840" w:type="dxa"/>
                  <w:tcMar>
                    <w:top w:w="460" w:type="dxa"/>
                    <w:left w:w="740" w:type="dxa"/>
                    <w:bottom w:w="0" w:type="dxa"/>
                    <w:right w:w="0" w:type="dxa"/>
                  </w:tcMar>
                </w:tcPr>
                <w:p w14:paraId="144507C9" w14:textId="36E7B8A8" w:rsidR="00C91738" w:rsidDel="009521B7" w:rsidRDefault="00D9584E">
                  <w:pPr>
                    <w:jc w:val="both"/>
                    <w:rPr>
                      <w:del w:id="225" w:author="Speedziarz" w:date="2014-12-08T13:44:00Z"/>
                    </w:rPr>
                    <w:pPrChange w:id="226" w:author="aich" w:date="2014-12-08T06:13:00Z">
                      <w:pPr/>
                    </w:pPrChange>
                  </w:pPr>
                  <w:del w:id="227" w:author="Speedziarz" w:date="2014-12-08T13:44:00Z">
                    <w:r w:rsidDel="009521B7">
                      <w:rPr>
                        <w:rFonts w:eastAsia="Arial" w:cs="Arial"/>
                        <w:color w:val="000000"/>
                      </w:rPr>
                      <w:delText>Data oddania projektu do dziekanatu:</w:delText>
                    </w:r>
                  </w:del>
                </w:p>
              </w:tc>
            </w:tr>
          </w:tbl>
          <w:p w14:paraId="1F75A6C5" w14:textId="1125FFA8" w:rsidR="00C91738" w:rsidDel="009521B7" w:rsidRDefault="00C91738">
            <w:pPr>
              <w:jc w:val="both"/>
              <w:rPr>
                <w:del w:id="228" w:author="Speedziarz" w:date="2014-12-08T13:44:00Z"/>
              </w:rPr>
              <w:pPrChange w:id="229" w:author="aich" w:date="2014-12-08T06:13:00Z">
                <w:pPr/>
              </w:pPrChange>
            </w:pPr>
          </w:p>
        </w:tc>
      </w:tr>
    </w:tbl>
    <w:p w14:paraId="320D64C5" w14:textId="5C8B6047" w:rsidR="00D9584E" w:rsidDel="009521B7" w:rsidRDefault="00D9584E">
      <w:pPr>
        <w:jc w:val="both"/>
        <w:rPr>
          <w:del w:id="230" w:author="Speedziarz" w:date="2014-12-08T13:44:00Z"/>
        </w:rPr>
        <w:pPrChange w:id="231" w:author="aich" w:date="2014-12-08T06:13:00Z">
          <w:pPr/>
        </w:pPrChange>
      </w:pPr>
    </w:p>
    <w:p w14:paraId="0606729C" w14:textId="69F95D08" w:rsidR="00DD59B7" w:rsidDel="009521B7" w:rsidRDefault="00DD59B7">
      <w:pPr>
        <w:jc w:val="both"/>
        <w:rPr>
          <w:del w:id="232" w:author="Speedziarz" w:date="2014-12-08T13:44:00Z"/>
        </w:rPr>
        <w:pPrChange w:id="233" w:author="aich" w:date="2014-12-08T06:13:00Z">
          <w:pPr/>
        </w:pPrChange>
      </w:pPr>
    </w:p>
    <w:p w14:paraId="028DBEF6" w14:textId="1E72E28F" w:rsidR="00DD59B7" w:rsidDel="009521B7" w:rsidRDefault="00DD59B7">
      <w:pPr>
        <w:jc w:val="both"/>
        <w:rPr>
          <w:del w:id="234" w:author="Speedziarz" w:date="2014-12-08T13:44:00Z"/>
        </w:rPr>
        <w:pPrChange w:id="235" w:author="aich" w:date="2014-12-08T06:13:00Z">
          <w:pPr/>
        </w:pPrChange>
      </w:pPr>
    </w:p>
    <w:p w14:paraId="4544DC9E" w14:textId="386A5BF2" w:rsidR="007769DC" w:rsidDel="009521B7" w:rsidRDefault="007769DC">
      <w:pPr>
        <w:jc w:val="both"/>
        <w:rPr>
          <w:del w:id="236" w:author="Speedziarz" w:date="2014-12-08T13:44:00Z"/>
        </w:rPr>
        <w:pPrChange w:id="237" w:author="aich" w:date="2014-12-08T06:13:00Z">
          <w:pPr/>
        </w:pPrChange>
      </w:pPr>
    </w:p>
    <w:p w14:paraId="30F1E11B" w14:textId="63561E24" w:rsidR="00DD59B7" w:rsidDel="009521B7" w:rsidRDefault="00DD59B7">
      <w:pPr>
        <w:jc w:val="both"/>
        <w:rPr>
          <w:del w:id="238" w:author="Speedziarz" w:date="2014-12-08T13:44:00Z"/>
        </w:rPr>
        <w:pPrChange w:id="239" w:author="aich" w:date="2014-12-08T06:13:00Z">
          <w:pPr/>
        </w:pPrChange>
      </w:pPr>
    </w:p>
    <w:tbl>
      <w:tblPr>
        <w:tblpPr w:leftFromText="141" w:rightFromText="141" w:vertAnchor="text" w:tblpY="1"/>
        <w:tblOverlap w:val="never"/>
        <w:tblW w:w="9606" w:type="dxa"/>
        <w:tblLayout w:type="fixed"/>
        <w:tblLook w:val="01E0" w:firstRow="1" w:lastRow="1" w:firstColumn="1" w:lastColumn="1" w:noHBand="0" w:noVBand="0"/>
      </w:tblPr>
      <w:tblGrid>
        <w:gridCol w:w="820"/>
        <w:gridCol w:w="3541"/>
        <w:gridCol w:w="5245"/>
      </w:tblGrid>
      <w:tr w:rsidR="00250A0E" w:rsidDel="009521B7" w14:paraId="102C1152" w14:textId="35A97961" w:rsidTr="00250A0E">
        <w:trPr>
          <w:trHeight w:val="230"/>
          <w:del w:id="240" w:author="Speedziarz" w:date="2014-12-08T13:44:00Z"/>
        </w:trPr>
        <w:tc>
          <w:tcPr>
            <w:tcW w:w="4361" w:type="dxa"/>
            <w:gridSpan w:val="2"/>
            <w:tcBorders>
              <w:top w:val="nil"/>
              <w:left w:val="nil"/>
              <w:bottom w:val="nil"/>
              <w:right w:val="nil"/>
            </w:tcBorders>
            <w:hideMark/>
          </w:tcPr>
          <w:p w14:paraId="000935EB" w14:textId="05C4CBFC" w:rsidR="00250A0E" w:rsidDel="009521B7" w:rsidRDefault="00250A0E">
            <w:pPr>
              <w:jc w:val="both"/>
              <w:rPr>
                <w:del w:id="241" w:author="Speedziarz" w:date="2014-12-08T13:44:00Z"/>
              </w:rPr>
              <w:pPrChange w:id="242" w:author="aich" w:date="2014-12-08T06:13:00Z">
                <w:pPr>
                  <w:framePr w:hSpace="141" w:wrap="around" w:vAnchor="text" w:hAnchor="text" w:y="1"/>
                  <w:suppressOverlap/>
                </w:pPr>
              </w:pPrChange>
            </w:pPr>
            <w:del w:id="243" w:author="Speedziarz" w:date="2014-12-08T13:44:00Z">
              <w:r w:rsidDel="009521B7">
                <w:rPr>
                  <w:noProof/>
                </w:rPr>
                <w:drawing>
                  <wp:inline distT="0" distB="0" distL="0" distR="0" wp14:anchorId="3AA01203" wp14:editId="07777777">
                    <wp:extent cx="2295525" cy="638175"/>
                    <wp:effectExtent l="0" t="0" r="0" b="0"/>
                    <wp:docPr id="3" name="Picture 3"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ml://75.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2295525" cy="638175"/>
                            </a:xfrm>
                            <a:prstGeom prst="rect">
                              <a:avLst/>
                            </a:prstGeom>
                            <a:noFill/>
                            <a:ln>
                              <a:noFill/>
                            </a:ln>
                          </pic:spPr>
                        </pic:pic>
                      </a:graphicData>
                    </a:graphic>
                  </wp:inline>
                </w:drawing>
              </w:r>
              <w:r w:rsidR="00321D8B" w:rsidDel="009521B7">
                <w:rPr>
                  <w:noProof/>
                </w:rPr>
                <mc:AlternateContent>
                  <mc:Choice Requires="wps">
                    <w:drawing>
                      <wp:anchor distT="0" distB="0" distL="114300" distR="114300" simplePos="0" relativeHeight="251657216" behindDoc="0" locked="0" layoutInCell="1" allowOverlap="1" wp14:anchorId="7862A4AE" wp14:editId="6A1275F2">
                        <wp:simplePos x="0" y="0"/>
                        <wp:positionH relativeFrom="column">
                          <wp:posOffset>0</wp:posOffset>
                        </wp:positionH>
                        <wp:positionV relativeFrom="paragraph">
                          <wp:posOffset>0</wp:posOffset>
                        </wp:positionV>
                        <wp:extent cx="635000" cy="635000"/>
                        <wp:effectExtent l="0" t="0" r="0" b="0"/>
                        <wp:wrapNone/>
                        <wp:docPr id="28" name="AutoShape 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8" o:spid="_x0000_s1026" style="position:absolute;margin-left:0;margin-top:0;width:50pt;height:50pt;z-index:25165824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qAuuQIAANA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tVKgLrkCAADQBQAA&#10;DgAAAAAAAAAAAAAAAAAuAgAAZHJzL2Uyb0RvYy54bWxQSwECLQAUAAYACAAAACEAhluH1dgAAAAF&#10;AQAADwAAAAAAAAAAAAAAAAATBQAAZHJzL2Rvd25yZXYueG1sUEsFBgAAAAAEAAQA8wAAABgGAAAA&#10;AA==&#10;" filled="f" stroked="f">
                        <o:lock v:ext="edit" aspectratio="t" selection="t"/>
                      </v:rect>
                    </w:pict>
                  </mc:Fallback>
                </mc:AlternateContent>
              </w:r>
            </w:del>
          </w:p>
        </w:tc>
        <w:tc>
          <w:tcPr>
            <w:tcW w:w="5245" w:type="dxa"/>
            <w:tcBorders>
              <w:top w:val="nil"/>
              <w:left w:val="nil"/>
              <w:bottom w:val="nil"/>
              <w:right w:val="nil"/>
            </w:tcBorders>
          </w:tcPr>
          <w:p w14:paraId="1F0195CE" w14:textId="3FD6FCB5" w:rsidR="00250A0E" w:rsidDel="009521B7" w:rsidRDefault="00250A0E">
            <w:pPr>
              <w:jc w:val="both"/>
              <w:rPr>
                <w:del w:id="244" w:author="Speedziarz" w:date="2014-12-08T13:44:00Z"/>
              </w:rPr>
              <w:pPrChange w:id="245" w:author="aich" w:date="2014-12-08T06:13:00Z">
                <w:pPr>
                  <w:framePr w:hSpace="141" w:wrap="around" w:vAnchor="text" w:hAnchor="text" w:y="1"/>
                  <w:suppressOverlap/>
                  <w:jc w:val="right"/>
                </w:pPr>
              </w:pPrChange>
            </w:pPr>
            <w:del w:id="246" w:author="Speedziarz" w:date="2014-12-08T13:44:00Z">
              <w:r w:rsidDel="009521B7">
                <w:rPr>
                  <w:noProof/>
                </w:rPr>
                <w:drawing>
                  <wp:inline distT="0" distB="0" distL="0" distR="0" wp14:anchorId="4BD151DD" wp14:editId="07777777">
                    <wp:extent cx="542290" cy="5422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290" cy="542290"/>
                            </a:xfrm>
                            <a:prstGeom prst="rect">
                              <a:avLst/>
                            </a:prstGeom>
                            <a:noFill/>
                          </pic:spPr>
                        </pic:pic>
                      </a:graphicData>
                    </a:graphic>
                  </wp:inline>
                </w:drawing>
              </w:r>
            </w:del>
          </w:p>
        </w:tc>
      </w:tr>
      <w:tr w:rsidR="00DD59B7" w:rsidDel="009521B7" w14:paraId="6EA07C7D" w14:textId="2B1166A6" w:rsidTr="00250A0E">
        <w:trPr>
          <w:del w:id="247" w:author="Speedziarz" w:date="2014-12-08T13:44:00Z"/>
        </w:trPr>
        <w:tc>
          <w:tcPr>
            <w:tcW w:w="820" w:type="dxa"/>
            <w:tcMar>
              <w:top w:w="620" w:type="dxa"/>
              <w:left w:w="0" w:type="dxa"/>
              <w:bottom w:w="0" w:type="dxa"/>
              <w:right w:w="0" w:type="dxa"/>
            </w:tcMar>
          </w:tcPr>
          <w:p w14:paraId="06CA892C" w14:textId="41A25EF9" w:rsidR="00DD59B7" w:rsidDel="009521B7" w:rsidRDefault="00DD59B7">
            <w:pPr>
              <w:jc w:val="both"/>
              <w:rPr>
                <w:del w:id="248" w:author="Speedziarz" w:date="2014-12-08T13:44:00Z"/>
              </w:rPr>
              <w:pPrChange w:id="249"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520" w:type="dxa"/>
              <w:left w:w="0" w:type="dxa"/>
              <w:bottom w:w="0" w:type="dxa"/>
              <w:right w:w="0" w:type="dxa"/>
            </w:tcMar>
            <w:hideMark/>
          </w:tcPr>
          <w:p w14:paraId="52FBE849" w14:textId="758C8684" w:rsidR="00DD59B7" w:rsidDel="009521B7" w:rsidRDefault="00DD59B7">
            <w:pPr>
              <w:jc w:val="both"/>
              <w:rPr>
                <w:del w:id="250" w:author="Speedziarz" w:date="2014-12-08T13:44:00Z"/>
              </w:rPr>
              <w:pPrChange w:id="251" w:author="aich" w:date="2014-12-08T06:13:00Z">
                <w:pPr>
                  <w:framePr w:hSpace="141" w:wrap="around" w:vAnchor="text" w:hAnchor="text" w:y="1"/>
                  <w:suppressOverlap/>
                </w:pPr>
              </w:pPrChange>
            </w:pPr>
            <w:del w:id="252" w:author="Speedziarz" w:date="2014-12-08T13:44:00Z">
              <w:r w:rsidDel="009521B7">
                <w:rPr>
                  <w:rFonts w:eastAsia="Arial" w:cs="Arial"/>
                  <w:b/>
                  <w:bCs/>
                  <w:color w:val="000000"/>
                  <w:sz w:val="24"/>
                  <w:szCs w:val="24"/>
                </w:rPr>
                <w:delText>OŚWIADCZENIE</w:delText>
              </w:r>
            </w:del>
          </w:p>
        </w:tc>
      </w:tr>
      <w:tr w:rsidR="00DD59B7" w:rsidDel="009521B7" w14:paraId="6055B4E7" w14:textId="2EFFAD7C" w:rsidTr="00250A0E">
        <w:trPr>
          <w:del w:id="253" w:author="Speedziarz" w:date="2014-12-08T13:44:00Z"/>
        </w:trPr>
        <w:tc>
          <w:tcPr>
            <w:tcW w:w="820" w:type="dxa"/>
            <w:tcMar>
              <w:top w:w="220" w:type="dxa"/>
              <w:left w:w="0" w:type="dxa"/>
              <w:bottom w:w="0" w:type="dxa"/>
              <w:right w:w="0" w:type="dxa"/>
            </w:tcMar>
          </w:tcPr>
          <w:p w14:paraId="2A9F2FB3" w14:textId="559BA8F9" w:rsidR="00DD59B7" w:rsidDel="009521B7" w:rsidRDefault="00DD59B7">
            <w:pPr>
              <w:jc w:val="both"/>
              <w:rPr>
                <w:del w:id="254" w:author="Speedziarz" w:date="2014-12-08T13:44:00Z"/>
              </w:rPr>
              <w:pPrChange w:id="255"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14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DD59B7" w:rsidDel="009521B7" w14:paraId="5FD2392C" w14:textId="3E117008">
              <w:trPr>
                <w:del w:id="256" w:author="Speedziarz" w:date="2014-12-08T13:44:00Z"/>
              </w:trPr>
              <w:tc>
                <w:tcPr>
                  <w:tcW w:w="8670" w:type="dxa"/>
                  <w:tcMar>
                    <w:top w:w="0" w:type="dxa"/>
                    <w:left w:w="0" w:type="dxa"/>
                    <w:bottom w:w="20" w:type="dxa"/>
                    <w:right w:w="0" w:type="dxa"/>
                  </w:tcMar>
                  <w:hideMark/>
                </w:tcPr>
                <w:p w14:paraId="397E262A" w14:textId="6A16F068" w:rsidR="00DD59B7" w:rsidDel="009521B7" w:rsidRDefault="00DD59B7" w:rsidP="00A40CE1">
                  <w:pPr>
                    <w:framePr w:hSpace="141" w:wrap="around" w:vAnchor="text" w:hAnchor="text" w:y="1"/>
                    <w:suppressOverlap/>
                    <w:jc w:val="both"/>
                    <w:rPr>
                      <w:del w:id="257" w:author="Speedziarz" w:date="2014-12-08T13:44:00Z"/>
                    </w:rPr>
                    <w:pPrChange w:id="258" w:author="aich" w:date="2014-12-08T06:13:00Z">
                      <w:pPr>
                        <w:framePr w:hSpace="141" w:wrap="around" w:vAnchor="text" w:hAnchor="text" w:y="1"/>
                        <w:suppressOverlap/>
                      </w:pPr>
                    </w:pPrChange>
                  </w:pPr>
                  <w:del w:id="259" w:author="Speedziarz" w:date="2014-12-08T13:44:00Z">
                    <w:r w:rsidDel="009521B7">
                      <w:rPr>
                        <w:rFonts w:eastAsia="Arial" w:cs="Arial"/>
                        <w:color w:val="000000"/>
                      </w:rPr>
                      <w:delText>Imię i nazwisko: Łukasz Adrych</w:delText>
                    </w:r>
                  </w:del>
                </w:p>
                <w:p w14:paraId="16306A6A" w14:textId="7BCB9E66" w:rsidR="00DD59B7" w:rsidDel="009521B7" w:rsidRDefault="00DD59B7" w:rsidP="00A40CE1">
                  <w:pPr>
                    <w:framePr w:hSpace="141" w:wrap="around" w:vAnchor="text" w:hAnchor="text" w:y="1"/>
                    <w:suppressOverlap/>
                    <w:jc w:val="both"/>
                    <w:rPr>
                      <w:del w:id="260" w:author="Speedziarz" w:date="2014-12-08T13:44:00Z"/>
                    </w:rPr>
                    <w:pPrChange w:id="261" w:author="aich" w:date="2014-12-08T06:13:00Z">
                      <w:pPr>
                        <w:framePr w:hSpace="141" w:wrap="around" w:vAnchor="text" w:hAnchor="text" w:y="1"/>
                        <w:suppressOverlap/>
                      </w:pPr>
                    </w:pPrChange>
                  </w:pPr>
                  <w:del w:id="262" w:author="Speedziarz" w:date="2014-12-08T13:44:00Z">
                    <w:r w:rsidDel="009521B7">
                      <w:rPr>
                        <w:rFonts w:eastAsia="Arial" w:cs="Arial"/>
                        <w:color w:val="000000"/>
                      </w:rPr>
                      <w:delText>Data i miejsce urodzenia: 27.03.1989, Świecie</w:delText>
                    </w:r>
                  </w:del>
                </w:p>
                <w:p w14:paraId="65810019" w14:textId="102863C2" w:rsidR="00DD59B7" w:rsidDel="009521B7" w:rsidRDefault="00DD59B7" w:rsidP="00A40CE1">
                  <w:pPr>
                    <w:framePr w:hSpace="141" w:wrap="around" w:vAnchor="text" w:hAnchor="text" w:y="1"/>
                    <w:suppressOverlap/>
                    <w:jc w:val="both"/>
                    <w:rPr>
                      <w:del w:id="263" w:author="Speedziarz" w:date="2014-12-08T13:44:00Z"/>
                    </w:rPr>
                    <w:pPrChange w:id="264" w:author="aich" w:date="2014-12-08T06:13:00Z">
                      <w:pPr>
                        <w:framePr w:hSpace="141" w:wrap="around" w:vAnchor="text" w:hAnchor="text" w:y="1"/>
                        <w:suppressOverlap/>
                      </w:pPr>
                    </w:pPrChange>
                  </w:pPr>
                  <w:del w:id="265" w:author="Speedziarz" w:date="2014-12-08T13:44:00Z">
                    <w:r w:rsidDel="009521B7">
                      <w:rPr>
                        <w:rFonts w:eastAsia="Arial" w:cs="Arial"/>
                        <w:color w:val="000000"/>
                      </w:rPr>
                      <w:delText>Nr albumu: 125511</w:delText>
                    </w:r>
                  </w:del>
                </w:p>
                <w:p w14:paraId="0203933B" w14:textId="0B574395" w:rsidR="00DD59B7" w:rsidDel="009521B7" w:rsidRDefault="00DD59B7" w:rsidP="00A40CE1">
                  <w:pPr>
                    <w:framePr w:hSpace="141" w:wrap="around" w:vAnchor="text" w:hAnchor="text" w:y="1"/>
                    <w:suppressOverlap/>
                    <w:jc w:val="both"/>
                    <w:rPr>
                      <w:del w:id="266" w:author="Speedziarz" w:date="2014-12-08T13:44:00Z"/>
                    </w:rPr>
                    <w:pPrChange w:id="267" w:author="aich" w:date="2014-12-08T06:13:00Z">
                      <w:pPr>
                        <w:framePr w:hSpace="141" w:wrap="around" w:vAnchor="text" w:hAnchor="text" w:y="1"/>
                        <w:suppressOverlap/>
                      </w:pPr>
                    </w:pPrChange>
                  </w:pPr>
                  <w:del w:id="268" w:author="Speedziarz" w:date="2014-12-08T13:44:00Z">
                    <w:r w:rsidDel="009521B7">
                      <w:rPr>
                        <w:rFonts w:eastAsia="Arial" w:cs="Arial"/>
                        <w:color w:val="000000"/>
                      </w:rPr>
                      <w:delText>Wydział: Wydział Elektroniki, Telekomunikacji i Informatyki</w:delText>
                    </w:r>
                  </w:del>
                </w:p>
                <w:p w14:paraId="5C445DDB" w14:textId="7B4F6D10" w:rsidR="00DD59B7" w:rsidDel="009521B7" w:rsidRDefault="00DD59B7" w:rsidP="00A40CE1">
                  <w:pPr>
                    <w:framePr w:hSpace="141" w:wrap="around" w:vAnchor="text" w:hAnchor="text" w:y="1"/>
                    <w:suppressOverlap/>
                    <w:jc w:val="both"/>
                    <w:rPr>
                      <w:del w:id="269" w:author="Speedziarz" w:date="2014-12-08T13:44:00Z"/>
                    </w:rPr>
                    <w:pPrChange w:id="270" w:author="aich" w:date="2014-12-08T06:13:00Z">
                      <w:pPr>
                        <w:framePr w:hSpace="141" w:wrap="around" w:vAnchor="text" w:hAnchor="text" w:y="1"/>
                        <w:suppressOverlap/>
                      </w:pPr>
                    </w:pPrChange>
                  </w:pPr>
                  <w:del w:id="271" w:author="Speedziarz" w:date="2014-12-08T13:44:00Z">
                    <w:r w:rsidDel="009521B7">
                      <w:rPr>
                        <w:rFonts w:eastAsia="Arial" w:cs="Arial"/>
                        <w:color w:val="000000"/>
                      </w:rPr>
                      <w:delText>Kierunek: informatyka</w:delText>
                    </w:r>
                  </w:del>
                </w:p>
                <w:p w14:paraId="0319CCC6" w14:textId="43BCC022" w:rsidR="00DD59B7" w:rsidDel="009521B7" w:rsidRDefault="00DD59B7" w:rsidP="00A40CE1">
                  <w:pPr>
                    <w:framePr w:hSpace="141" w:wrap="around" w:vAnchor="text" w:hAnchor="text" w:y="1"/>
                    <w:suppressOverlap/>
                    <w:jc w:val="both"/>
                    <w:rPr>
                      <w:del w:id="272" w:author="Speedziarz" w:date="2014-12-08T13:44:00Z"/>
                    </w:rPr>
                    <w:pPrChange w:id="273" w:author="aich" w:date="2014-12-08T06:13:00Z">
                      <w:pPr>
                        <w:framePr w:hSpace="141" w:wrap="around" w:vAnchor="text" w:hAnchor="text" w:y="1"/>
                        <w:suppressOverlap/>
                      </w:pPr>
                    </w:pPrChange>
                  </w:pPr>
                  <w:del w:id="274" w:author="Speedziarz" w:date="2014-12-08T13:44:00Z">
                    <w:r w:rsidDel="009521B7">
                      <w:rPr>
                        <w:rFonts w:eastAsia="Arial" w:cs="Arial"/>
                        <w:color w:val="000000"/>
                      </w:rPr>
                      <w:delText>Poziom studiów: I stopnia - inżynierskie</w:delText>
                    </w:r>
                  </w:del>
                </w:p>
                <w:p w14:paraId="006DCF06" w14:textId="642A1917" w:rsidR="00DD59B7" w:rsidDel="009521B7" w:rsidRDefault="00DD59B7" w:rsidP="00A40CE1">
                  <w:pPr>
                    <w:framePr w:hSpace="141" w:wrap="around" w:vAnchor="text" w:hAnchor="text" w:y="1"/>
                    <w:suppressOverlap/>
                    <w:jc w:val="both"/>
                    <w:rPr>
                      <w:del w:id="275" w:author="Speedziarz" w:date="2014-12-08T13:44:00Z"/>
                    </w:rPr>
                    <w:pPrChange w:id="276" w:author="aich" w:date="2014-12-08T06:13:00Z">
                      <w:pPr>
                        <w:framePr w:hSpace="141" w:wrap="around" w:vAnchor="text" w:hAnchor="text" w:y="1"/>
                        <w:suppressOverlap/>
                      </w:pPr>
                    </w:pPrChange>
                  </w:pPr>
                  <w:del w:id="277" w:author="Speedziarz" w:date="2014-12-08T13:44:00Z">
                    <w:r w:rsidDel="009521B7">
                      <w:rPr>
                        <w:rFonts w:eastAsia="Arial" w:cs="Arial"/>
                        <w:color w:val="000000"/>
                      </w:rPr>
                      <w:delText>Forma studiów: stacjonarne</w:delText>
                    </w:r>
                  </w:del>
                </w:p>
              </w:tc>
            </w:tr>
          </w:tbl>
          <w:p w14:paraId="6F7BB4DE" w14:textId="3E03B33B" w:rsidR="00DD59B7" w:rsidDel="009521B7" w:rsidRDefault="00DD59B7">
            <w:pPr>
              <w:jc w:val="both"/>
              <w:rPr>
                <w:del w:id="278" w:author="Speedziarz" w:date="2014-12-08T13:44:00Z"/>
              </w:rPr>
              <w:pPrChange w:id="279" w:author="aich" w:date="2014-12-08T06:13:00Z">
                <w:pPr>
                  <w:framePr w:hSpace="141" w:wrap="around" w:vAnchor="text" w:hAnchor="text" w:y="1"/>
                  <w:suppressOverlap/>
                </w:pPr>
              </w:pPrChange>
            </w:pPr>
          </w:p>
        </w:tc>
      </w:tr>
      <w:tr w:rsidR="00DD59B7" w:rsidDel="009521B7" w14:paraId="068154E4" w14:textId="496A90DE" w:rsidTr="00250A0E">
        <w:trPr>
          <w:del w:id="280" w:author="Speedziarz" w:date="2014-12-08T13:44:00Z"/>
        </w:trPr>
        <w:tc>
          <w:tcPr>
            <w:tcW w:w="820" w:type="dxa"/>
            <w:tcMar>
              <w:top w:w="320" w:type="dxa"/>
              <w:left w:w="0" w:type="dxa"/>
              <w:bottom w:w="0" w:type="dxa"/>
              <w:right w:w="0" w:type="dxa"/>
            </w:tcMar>
          </w:tcPr>
          <w:p w14:paraId="1EFBC600" w14:textId="21AF39BA" w:rsidR="00DD59B7" w:rsidDel="009521B7" w:rsidRDefault="00DD59B7">
            <w:pPr>
              <w:jc w:val="both"/>
              <w:rPr>
                <w:del w:id="281" w:author="Speedziarz" w:date="2014-12-08T13:44:00Z"/>
              </w:rPr>
              <w:pPrChange w:id="282"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12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DD59B7" w:rsidDel="009521B7" w14:paraId="2F998360" w14:textId="1670556F">
              <w:trPr>
                <w:del w:id="283" w:author="Speedziarz" w:date="2014-12-08T13:44:00Z"/>
              </w:trPr>
              <w:tc>
                <w:tcPr>
                  <w:tcW w:w="8670" w:type="dxa"/>
                  <w:tcMar>
                    <w:top w:w="0" w:type="dxa"/>
                    <w:left w:w="0" w:type="dxa"/>
                    <w:bottom w:w="20" w:type="dxa"/>
                    <w:right w:w="0" w:type="dxa"/>
                  </w:tcMar>
                  <w:hideMark/>
                </w:tcPr>
                <w:p w14:paraId="0FCDE5FF" w14:textId="57E767C5" w:rsidR="00DD59B7" w:rsidDel="009521B7" w:rsidRDefault="00DD59B7" w:rsidP="00A40CE1">
                  <w:pPr>
                    <w:framePr w:hSpace="141" w:wrap="around" w:vAnchor="text" w:hAnchor="text" w:y="1"/>
                    <w:suppressOverlap/>
                    <w:jc w:val="both"/>
                    <w:rPr>
                      <w:del w:id="284" w:author="Speedziarz" w:date="2014-12-08T13:44:00Z"/>
                    </w:rPr>
                  </w:pPr>
                  <w:del w:id="285" w:author="Speedziarz" w:date="2014-12-08T13:44:00Z">
                    <w:r w:rsidDel="009521B7">
                      <w:rPr>
                        <w:rFonts w:eastAsia="Arial" w:cs="Arial"/>
                        <w:color w:val="000000"/>
                      </w:rPr>
                      <w:delText>Ja, niżej podpisany(a), wyrażam zgodę/nie wyrażam zgody* na korzystanie z mojego projektu dyplomowego zatytułowanego: System wspierający generowanie tras w firmie logistycznej  </w:delText>
                    </w:r>
                  </w:del>
                </w:p>
                <w:p w14:paraId="4BA5293E" w14:textId="3EF6A04C" w:rsidR="00DD59B7" w:rsidDel="009521B7" w:rsidRDefault="00DD59B7" w:rsidP="00A40CE1">
                  <w:pPr>
                    <w:framePr w:hSpace="141" w:wrap="around" w:vAnchor="text" w:hAnchor="text" w:y="1"/>
                    <w:suppressOverlap/>
                    <w:jc w:val="both"/>
                    <w:rPr>
                      <w:del w:id="286" w:author="Speedziarz" w:date="2014-12-08T13:44:00Z"/>
                    </w:rPr>
                  </w:pPr>
                  <w:del w:id="287" w:author="Speedziarz" w:date="2014-12-08T13:44:00Z">
                    <w:r w:rsidDel="009521B7">
                      <w:rPr>
                        <w:rFonts w:eastAsia="Arial" w:cs="Arial"/>
                        <w:color w:val="000000"/>
                      </w:rPr>
                      <w:delText>do celów naukowych lub dydaktycznych.</w:delText>
                    </w:r>
                    <w:r w:rsidDel="009521B7">
                      <w:rPr>
                        <w:rFonts w:eastAsia="Arial" w:cs="Arial"/>
                        <w:color w:val="000000"/>
                        <w:position w:val="5"/>
                        <w:sz w:val="15"/>
                        <w:szCs w:val="15"/>
                      </w:rPr>
                      <w:delText>1</w:delText>
                    </w:r>
                  </w:del>
                </w:p>
              </w:tc>
            </w:tr>
          </w:tbl>
          <w:p w14:paraId="222FED91" w14:textId="6E8A4449" w:rsidR="00DD59B7" w:rsidDel="009521B7" w:rsidRDefault="00DD59B7">
            <w:pPr>
              <w:jc w:val="both"/>
              <w:rPr>
                <w:del w:id="288" w:author="Speedziarz" w:date="2014-12-08T13:44:00Z"/>
              </w:rPr>
              <w:pPrChange w:id="289" w:author="aich" w:date="2014-12-08T06:13:00Z">
                <w:pPr>
                  <w:framePr w:hSpace="141" w:wrap="around" w:vAnchor="text" w:hAnchor="text" w:y="1"/>
                  <w:suppressOverlap/>
                </w:pPr>
              </w:pPrChange>
            </w:pPr>
          </w:p>
        </w:tc>
      </w:tr>
      <w:tr w:rsidR="00DD59B7" w:rsidDel="009521B7" w14:paraId="3C2C08AF" w14:textId="7AC5C368" w:rsidTr="00250A0E">
        <w:trPr>
          <w:trHeight w:val="230"/>
          <w:hidden/>
          <w:del w:id="290" w:author="Speedziarz" w:date="2014-12-08T13:44:00Z"/>
        </w:trPr>
        <w:tc>
          <w:tcPr>
            <w:tcW w:w="9606" w:type="dxa"/>
            <w:gridSpan w:val="3"/>
            <w:tcBorders>
              <w:top w:val="nil"/>
              <w:left w:val="nil"/>
              <w:bottom w:val="nil"/>
              <w:right w:val="nil"/>
            </w:tcBorders>
            <w:tcMar>
              <w:top w:w="120" w:type="dxa"/>
              <w:left w:w="700" w:type="dxa"/>
              <w:bottom w:w="0" w:type="dxa"/>
              <w:right w:w="0" w:type="dxa"/>
            </w:tcMar>
          </w:tcPr>
          <w:p w14:paraId="4ACF0C71" w14:textId="1844614E" w:rsidR="00DD59B7" w:rsidDel="009521B7" w:rsidRDefault="00DD59B7">
            <w:pPr>
              <w:jc w:val="both"/>
              <w:rPr>
                <w:del w:id="291" w:author="Speedziarz" w:date="2014-12-08T13:44:00Z"/>
                <w:vanish/>
              </w:rPr>
              <w:pPrChange w:id="292" w:author="aich" w:date="2014-12-08T06:13:00Z">
                <w:pPr>
                  <w:framePr w:hSpace="141" w:wrap="around" w:vAnchor="text" w:hAnchor="text" w:y="1"/>
                  <w:suppressOverlap/>
                </w:pPr>
              </w:pPrChange>
            </w:pPr>
          </w:p>
          <w:tbl>
            <w:tblPr>
              <w:tblOverlap w:val="never"/>
              <w:tblW w:w="8625" w:type="dxa"/>
              <w:tblLayout w:type="fixed"/>
              <w:tblLook w:val="01E0" w:firstRow="1" w:lastRow="1" w:firstColumn="1" w:lastColumn="1" w:noHBand="0" w:noVBand="0"/>
            </w:tblPr>
            <w:tblGrid>
              <w:gridCol w:w="4545"/>
              <w:gridCol w:w="4080"/>
            </w:tblGrid>
            <w:tr w:rsidR="00DD59B7" w:rsidDel="009521B7" w14:paraId="58F05901" w14:textId="0CA55816">
              <w:trPr>
                <w:del w:id="293" w:author="Speedziarz" w:date="2014-12-08T13:44:00Z"/>
              </w:trPr>
              <w:tc>
                <w:tcPr>
                  <w:tcW w:w="4545" w:type="dxa"/>
                  <w:hideMark/>
                </w:tcPr>
                <w:p w14:paraId="39029729" w14:textId="78FBC942" w:rsidR="00DD59B7" w:rsidDel="009521B7" w:rsidRDefault="00DD59B7" w:rsidP="00A40CE1">
                  <w:pPr>
                    <w:framePr w:hSpace="141" w:wrap="around" w:vAnchor="text" w:hAnchor="text" w:y="1"/>
                    <w:suppressOverlap/>
                    <w:jc w:val="both"/>
                    <w:rPr>
                      <w:del w:id="294" w:author="Speedziarz" w:date="2014-12-08T13:44:00Z"/>
                    </w:rPr>
                    <w:pPrChange w:id="295" w:author="aich" w:date="2014-12-08T06:13:00Z">
                      <w:pPr>
                        <w:framePr w:hSpace="141" w:wrap="around" w:vAnchor="text" w:hAnchor="text" w:y="1"/>
                        <w:suppressOverlap/>
                      </w:pPr>
                    </w:pPrChange>
                  </w:pPr>
                  <w:del w:id="296" w:author="Speedziarz" w:date="2014-12-08T13:44:00Z">
                    <w:r w:rsidDel="009521B7">
                      <w:rPr>
                        <w:rFonts w:eastAsia="Arial" w:cs="Arial"/>
                        <w:color w:val="000000"/>
                      </w:rPr>
                      <w:delText>Gdańsk, dnia ..................................</w:delText>
                    </w:r>
                  </w:del>
                </w:p>
              </w:tc>
              <w:tc>
                <w:tcPr>
                  <w:tcW w:w="4080" w:type="dxa"/>
                  <w:hideMark/>
                </w:tcPr>
                <w:p w14:paraId="161198C5" w14:textId="3032BCCF" w:rsidR="00DD59B7" w:rsidDel="009521B7" w:rsidRDefault="00DD59B7" w:rsidP="00A40CE1">
                  <w:pPr>
                    <w:framePr w:hSpace="141" w:wrap="around" w:vAnchor="text" w:hAnchor="text" w:y="1"/>
                    <w:suppressOverlap/>
                    <w:jc w:val="both"/>
                    <w:rPr>
                      <w:del w:id="297" w:author="Speedziarz" w:date="2014-12-08T13:44:00Z"/>
                    </w:rPr>
                    <w:pPrChange w:id="298" w:author="aich" w:date="2014-12-08T06:13:00Z">
                      <w:pPr>
                        <w:framePr w:hSpace="141" w:wrap="around" w:vAnchor="text" w:hAnchor="text" w:y="1"/>
                        <w:suppressOverlap/>
                        <w:jc w:val="center"/>
                      </w:pPr>
                    </w:pPrChange>
                  </w:pPr>
                  <w:del w:id="299" w:author="Speedziarz" w:date="2014-12-08T13:44:00Z">
                    <w:r w:rsidDel="009521B7">
                      <w:rPr>
                        <w:rFonts w:eastAsia="Arial" w:cs="Arial"/>
                        <w:color w:val="000000"/>
                      </w:rPr>
                      <w:delText>.....................................................</w:delText>
                    </w:r>
                  </w:del>
                </w:p>
                <w:p w14:paraId="016F02D9" w14:textId="08F72724" w:rsidR="00DD59B7" w:rsidDel="009521B7" w:rsidRDefault="00DD59B7" w:rsidP="00A40CE1">
                  <w:pPr>
                    <w:framePr w:hSpace="141" w:wrap="around" w:vAnchor="text" w:hAnchor="text" w:y="1"/>
                    <w:suppressOverlap/>
                    <w:jc w:val="both"/>
                    <w:rPr>
                      <w:del w:id="300" w:author="Speedziarz" w:date="2014-12-08T13:44:00Z"/>
                    </w:rPr>
                    <w:pPrChange w:id="301" w:author="aich" w:date="2014-12-08T06:13:00Z">
                      <w:pPr>
                        <w:framePr w:hSpace="141" w:wrap="around" w:vAnchor="text" w:hAnchor="text" w:y="1"/>
                        <w:suppressOverlap/>
                        <w:jc w:val="center"/>
                      </w:pPr>
                    </w:pPrChange>
                  </w:pPr>
                  <w:del w:id="302" w:author="Speedziarz" w:date="2014-12-08T13:44:00Z">
                    <w:r w:rsidDel="009521B7">
                      <w:rPr>
                        <w:rFonts w:eastAsia="Arial" w:cs="Arial"/>
                        <w:i/>
                        <w:iCs/>
                        <w:color w:val="000000"/>
                        <w:sz w:val="16"/>
                        <w:szCs w:val="16"/>
                      </w:rPr>
                      <w:delText>podpis studenta</w:delText>
                    </w:r>
                  </w:del>
                </w:p>
              </w:tc>
            </w:tr>
          </w:tbl>
          <w:p w14:paraId="1B395734" w14:textId="3E310CD3" w:rsidR="00DD59B7" w:rsidDel="009521B7" w:rsidRDefault="00DD59B7">
            <w:pPr>
              <w:jc w:val="both"/>
              <w:rPr>
                <w:del w:id="303" w:author="Speedziarz" w:date="2014-12-08T13:44:00Z"/>
              </w:rPr>
              <w:pPrChange w:id="304" w:author="aich" w:date="2014-12-08T06:13:00Z">
                <w:pPr>
                  <w:framePr w:hSpace="141" w:wrap="around" w:vAnchor="text" w:hAnchor="text" w:y="1"/>
                  <w:suppressOverlap/>
                </w:pPr>
              </w:pPrChange>
            </w:pPr>
          </w:p>
        </w:tc>
      </w:tr>
      <w:tr w:rsidR="00DD59B7" w:rsidDel="009521B7" w14:paraId="3245E102" w14:textId="31200F24" w:rsidTr="00250A0E">
        <w:trPr>
          <w:del w:id="305" w:author="Speedziarz" w:date="2014-12-08T13:44:00Z"/>
        </w:trPr>
        <w:tc>
          <w:tcPr>
            <w:tcW w:w="820" w:type="dxa"/>
            <w:tcMar>
              <w:top w:w="140" w:type="dxa"/>
              <w:left w:w="0" w:type="dxa"/>
              <w:bottom w:w="0" w:type="dxa"/>
              <w:right w:w="0" w:type="dxa"/>
            </w:tcMar>
          </w:tcPr>
          <w:p w14:paraId="0ABB6EC1" w14:textId="0FE654EF" w:rsidR="00DD59B7" w:rsidDel="009521B7" w:rsidRDefault="00DD59B7">
            <w:pPr>
              <w:jc w:val="both"/>
              <w:rPr>
                <w:del w:id="306" w:author="Speedziarz" w:date="2014-12-08T13:44:00Z"/>
              </w:rPr>
              <w:pPrChange w:id="307"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6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DD59B7" w:rsidDel="009521B7" w14:paraId="18A1348C" w14:textId="79CB1748">
              <w:trPr>
                <w:del w:id="308" w:author="Speedziarz" w:date="2014-12-08T13:44:00Z"/>
              </w:trPr>
              <w:tc>
                <w:tcPr>
                  <w:tcW w:w="8670" w:type="dxa"/>
                </w:tcPr>
                <w:p w14:paraId="6AC72AC5" w14:textId="1C940117" w:rsidR="00DD59B7" w:rsidDel="009521B7" w:rsidRDefault="00DD59B7" w:rsidP="00A40CE1">
                  <w:pPr>
                    <w:framePr w:hSpace="141" w:wrap="around" w:vAnchor="text" w:hAnchor="text" w:y="1"/>
                    <w:suppressOverlap/>
                    <w:jc w:val="both"/>
                    <w:rPr>
                      <w:del w:id="309" w:author="Speedziarz" w:date="2014-12-08T13:44:00Z"/>
                    </w:rPr>
                  </w:pPr>
                  <w:del w:id="310" w:author="Speedziarz" w:date="2014-12-08T13:44:00Z">
                    <w:r w:rsidDel="009521B7">
                      <w:rPr>
                        <w:rFonts w:eastAsia="Arial" w:cs="Arial"/>
                        <w:color w:val="000000"/>
                      </w:rPr>
                      <w:delTex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delText>
                    </w:r>
                    <w:r w:rsidDel="009521B7">
                      <w:rPr>
                        <w:rFonts w:eastAsia="Arial" w:cs="Arial"/>
                        <w:color w:val="000000"/>
                        <w:position w:val="5"/>
                        <w:sz w:val="15"/>
                        <w:szCs w:val="15"/>
                      </w:rPr>
                      <w:delText>2</w:delText>
                    </w:r>
                    <w:r w:rsidDel="009521B7">
                      <w:rPr>
                        <w:rFonts w:eastAsia="Arial" w:cs="Arial"/>
                        <w:color w:val="000000"/>
                      </w:rPr>
                      <w:delText xml:space="preserve"> a także odpowiedzialności cywilno-prawnej oświadczam, że przedkładany projekt dyplomowy został opracowany przeze mnie samodzielnie.</w:delText>
                    </w:r>
                  </w:del>
                </w:p>
                <w:p w14:paraId="3BE51EE2" w14:textId="74FA8E11" w:rsidR="00DD59B7" w:rsidDel="009521B7" w:rsidRDefault="00DD59B7" w:rsidP="00A40CE1">
                  <w:pPr>
                    <w:framePr w:hSpace="141" w:wrap="around" w:vAnchor="text" w:hAnchor="text" w:y="1"/>
                    <w:suppressOverlap/>
                    <w:jc w:val="both"/>
                    <w:rPr>
                      <w:del w:id="311" w:author="Speedziarz" w:date="2014-12-08T13:44:00Z"/>
                    </w:rPr>
                  </w:pPr>
                </w:p>
                <w:p w14:paraId="65310843" w14:textId="044992B7" w:rsidR="00DD59B7" w:rsidDel="009521B7" w:rsidRDefault="00DD59B7" w:rsidP="00A40CE1">
                  <w:pPr>
                    <w:framePr w:hSpace="141" w:wrap="around" w:vAnchor="text" w:hAnchor="text" w:y="1"/>
                    <w:suppressOverlap/>
                    <w:jc w:val="both"/>
                    <w:rPr>
                      <w:del w:id="312" w:author="Speedziarz" w:date="2014-12-08T13:44:00Z"/>
                    </w:rPr>
                  </w:pPr>
                  <w:del w:id="313" w:author="Speedziarz" w:date="2014-12-08T13:44:00Z">
                    <w:r w:rsidDel="009521B7">
                      <w:rPr>
                        <w:rFonts w:eastAsia="Arial" w:cs="Arial"/>
                        <w:color w:val="000000"/>
                      </w:rPr>
                      <w:delText>Niniejszy projekt dyplomowy nie był wcześniej podstawą żadnej innej urzędowej procedury związanej z nadaniem tytułu zawodowego.</w:delText>
                    </w:r>
                  </w:del>
                </w:p>
                <w:p w14:paraId="6E0F9EB2" w14:textId="158E302E" w:rsidR="00DD59B7" w:rsidDel="009521B7" w:rsidRDefault="00DD59B7" w:rsidP="00A40CE1">
                  <w:pPr>
                    <w:framePr w:hSpace="141" w:wrap="around" w:vAnchor="text" w:hAnchor="text" w:y="1"/>
                    <w:suppressOverlap/>
                    <w:jc w:val="both"/>
                    <w:rPr>
                      <w:del w:id="314" w:author="Speedziarz" w:date="2014-12-08T13:44:00Z"/>
                    </w:rPr>
                  </w:pPr>
                </w:p>
                <w:p w14:paraId="0BBB7399" w14:textId="75687636" w:rsidR="00DD59B7" w:rsidDel="009521B7" w:rsidRDefault="00DD59B7" w:rsidP="00A40CE1">
                  <w:pPr>
                    <w:framePr w:hSpace="141" w:wrap="around" w:vAnchor="text" w:hAnchor="text" w:y="1"/>
                    <w:suppressOverlap/>
                    <w:jc w:val="both"/>
                    <w:rPr>
                      <w:del w:id="315" w:author="Speedziarz" w:date="2014-12-08T13:44:00Z"/>
                    </w:rPr>
                  </w:pPr>
                  <w:del w:id="316" w:author="Speedziarz" w:date="2014-12-08T13:44:00Z">
                    <w:r w:rsidDel="009521B7">
                      <w:rPr>
                        <w:rFonts w:eastAsia="Arial" w:cs="Arial"/>
                        <w:color w:val="000000"/>
                      </w:rPr>
                      <w:delText>Wszystkie informacje umieszczone w ww. projekcie dyplomowym, uzyskane ze źródeł pisanych i elektronicznych, zostały udokumentowane w wykazie literatury odpowiednimi odnośnikami zgodnie z art. 34 ustawy o prawie autorskim i prawach pokrewnych.</w:delText>
                    </w:r>
                  </w:del>
                </w:p>
                <w:p w14:paraId="5ABDFA50" w14:textId="438BF658" w:rsidR="00DD59B7" w:rsidDel="009521B7" w:rsidRDefault="00DD59B7" w:rsidP="00A40CE1">
                  <w:pPr>
                    <w:framePr w:hSpace="141" w:wrap="around" w:vAnchor="text" w:hAnchor="text" w:y="1"/>
                    <w:suppressOverlap/>
                    <w:jc w:val="both"/>
                    <w:rPr>
                      <w:del w:id="317" w:author="Speedziarz" w:date="2014-12-08T13:44:00Z"/>
                    </w:rPr>
                  </w:pPr>
                </w:p>
                <w:p w14:paraId="61924EC9" w14:textId="67AE1E0D" w:rsidR="00DD59B7" w:rsidDel="009521B7" w:rsidRDefault="00DD59B7" w:rsidP="00A40CE1">
                  <w:pPr>
                    <w:framePr w:hSpace="141" w:wrap="around" w:vAnchor="text" w:hAnchor="text" w:y="1"/>
                    <w:suppressOverlap/>
                    <w:jc w:val="both"/>
                    <w:rPr>
                      <w:del w:id="318" w:author="Speedziarz" w:date="2014-12-08T13:44:00Z"/>
                    </w:rPr>
                  </w:pPr>
                  <w:del w:id="319" w:author="Speedziarz" w:date="2014-12-08T13:44:00Z">
                    <w:r w:rsidDel="009521B7">
                      <w:rPr>
                        <w:rFonts w:eastAsia="Arial" w:cs="Arial"/>
                        <w:color w:val="000000"/>
                      </w:rPr>
                      <w:delText>Potwierdzam zgodność niniejszej wersji projektu dyplomowego z załączoną wersją elektroniczną.</w:delText>
                    </w:r>
                  </w:del>
                </w:p>
                <w:p w14:paraId="5343EEF6" w14:textId="1DC3C0E0" w:rsidR="00DD59B7" w:rsidDel="009521B7" w:rsidRDefault="00DD59B7" w:rsidP="00A40CE1">
                  <w:pPr>
                    <w:framePr w:hSpace="141" w:wrap="around" w:vAnchor="text" w:hAnchor="text" w:y="1"/>
                    <w:suppressOverlap/>
                    <w:jc w:val="both"/>
                    <w:rPr>
                      <w:del w:id="320" w:author="Speedziarz" w:date="2014-12-08T13:44:00Z"/>
                    </w:rPr>
                  </w:pPr>
                </w:p>
              </w:tc>
            </w:tr>
          </w:tbl>
          <w:p w14:paraId="5FDC0498" w14:textId="7F49110D" w:rsidR="00DD59B7" w:rsidDel="009521B7" w:rsidRDefault="00DD59B7">
            <w:pPr>
              <w:jc w:val="both"/>
              <w:rPr>
                <w:del w:id="321" w:author="Speedziarz" w:date="2014-12-08T13:44:00Z"/>
              </w:rPr>
              <w:pPrChange w:id="322" w:author="aich" w:date="2014-12-08T06:13:00Z">
                <w:pPr>
                  <w:framePr w:hSpace="141" w:wrap="around" w:vAnchor="text" w:hAnchor="text" w:y="1"/>
                  <w:suppressOverlap/>
                </w:pPr>
              </w:pPrChange>
            </w:pPr>
          </w:p>
        </w:tc>
      </w:tr>
      <w:tr w:rsidR="00DD59B7" w:rsidDel="009521B7" w14:paraId="35FD3B28" w14:textId="3E5CE58D" w:rsidTr="00250A0E">
        <w:trPr>
          <w:trHeight w:val="230"/>
          <w:hidden/>
          <w:del w:id="323" w:author="Speedziarz" w:date="2014-12-08T13:44:00Z"/>
        </w:trPr>
        <w:tc>
          <w:tcPr>
            <w:tcW w:w="9606" w:type="dxa"/>
            <w:gridSpan w:val="3"/>
            <w:tcBorders>
              <w:top w:val="nil"/>
              <w:left w:val="nil"/>
              <w:bottom w:val="nil"/>
              <w:right w:val="nil"/>
            </w:tcBorders>
            <w:tcMar>
              <w:top w:w="120" w:type="dxa"/>
              <w:left w:w="700" w:type="dxa"/>
              <w:bottom w:w="0" w:type="dxa"/>
              <w:right w:w="0" w:type="dxa"/>
            </w:tcMar>
          </w:tcPr>
          <w:p w14:paraId="4E82B3DE" w14:textId="35F1B5D0" w:rsidR="00DD59B7" w:rsidDel="009521B7" w:rsidRDefault="00DD59B7">
            <w:pPr>
              <w:jc w:val="both"/>
              <w:rPr>
                <w:del w:id="324" w:author="Speedziarz" w:date="2014-12-08T13:44:00Z"/>
                <w:vanish/>
              </w:rPr>
              <w:pPrChange w:id="325" w:author="aich" w:date="2014-12-08T06:13:00Z">
                <w:pPr>
                  <w:framePr w:hSpace="141" w:wrap="around" w:vAnchor="text" w:hAnchor="text" w:y="1"/>
                  <w:suppressOverlap/>
                </w:pPr>
              </w:pPrChange>
            </w:pPr>
          </w:p>
          <w:tbl>
            <w:tblPr>
              <w:tblOverlap w:val="never"/>
              <w:tblW w:w="8790" w:type="dxa"/>
              <w:tblLayout w:type="fixed"/>
              <w:tblLook w:val="01E0" w:firstRow="1" w:lastRow="1" w:firstColumn="1" w:lastColumn="1" w:noHBand="0" w:noVBand="0"/>
            </w:tblPr>
            <w:tblGrid>
              <w:gridCol w:w="4547"/>
              <w:gridCol w:w="4243"/>
            </w:tblGrid>
            <w:tr w:rsidR="00DD59B7" w:rsidDel="009521B7" w14:paraId="5D1140D1" w14:textId="34602A6D">
              <w:trPr>
                <w:del w:id="326" w:author="Speedziarz" w:date="2014-12-08T13:44:00Z"/>
              </w:trPr>
              <w:tc>
                <w:tcPr>
                  <w:tcW w:w="4544" w:type="dxa"/>
                  <w:hideMark/>
                </w:tcPr>
                <w:p w14:paraId="2EC407AF" w14:textId="5C963FB3" w:rsidR="00DD59B7" w:rsidDel="009521B7" w:rsidRDefault="00DD59B7" w:rsidP="00A40CE1">
                  <w:pPr>
                    <w:framePr w:hSpace="141" w:wrap="around" w:vAnchor="text" w:hAnchor="text" w:y="1"/>
                    <w:suppressOverlap/>
                    <w:jc w:val="both"/>
                    <w:rPr>
                      <w:del w:id="327" w:author="Speedziarz" w:date="2014-12-08T13:44:00Z"/>
                    </w:rPr>
                    <w:pPrChange w:id="328" w:author="aich" w:date="2014-12-08T06:13:00Z">
                      <w:pPr>
                        <w:framePr w:hSpace="141" w:wrap="around" w:vAnchor="text" w:hAnchor="text" w:y="1"/>
                        <w:suppressOverlap/>
                      </w:pPr>
                    </w:pPrChange>
                  </w:pPr>
                  <w:del w:id="329" w:author="Speedziarz" w:date="2014-12-08T13:44:00Z">
                    <w:r w:rsidDel="009521B7">
                      <w:rPr>
                        <w:rFonts w:eastAsia="Arial" w:cs="Arial"/>
                        <w:color w:val="000000"/>
                      </w:rPr>
                      <w:delText>Gdańsk, dnia ..................................</w:delText>
                    </w:r>
                  </w:del>
                </w:p>
              </w:tc>
              <w:tc>
                <w:tcPr>
                  <w:tcW w:w="4241" w:type="dxa"/>
                  <w:hideMark/>
                </w:tcPr>
                <w:p w14:paraId="1D72138A" w14:textId="7CC7DBBD" w:rsidR="00DD59B7" w:rsidDel="009521B7" w:rsidRDefault="00DD59B7" w:rsidP="00A40CE1">
                  <w:pPr>
                    <w:framePr w:hSpace="141" w:wrap="around" w:vAnchor="text" w:hAnchor="text" w:y="1"/>
                    <w:suppressOverlap/>
                    <w:jc w:val="both"/>
                    <w:rPr>
                      <w:del w:id="330" w:author="Speedziarz" w:date="2014-12-08T13:44:00Z"/>
                    </w:rPr>
                    <w:pPrChange w:id="331" w:author="aich" w:date="2014-12-08T06:13:00Z">
                      <w:pPr>
                        <w:framePr w:hSpace="141" w:wrap="around" w:vAnchor="text" w:hAnchor="text" w:y="1"/>
                        <w:suppressOverlap/>
                        <w:jc w:val="center"/>
                      </w:pPr>
                    </w:pPrChange>
                  </w:pPr>
                  <w:del w:id="332" w:author="Speedziarz" w:date="2014-12-08T13:44:00Z">
                    <w:r w:rsidDel="009521B7">
                      <w:rPr>
                        <w:rFonts w:eastAsia="Arial" w:cs="Arial"/>
                        <w:color w:val="000000"/>
                      </w:rPr>
                      <w:delText>.....................................................</w:delText>
                    </w:r>
                  </w:del>
                </w:p>
                <w:p w14:paraId="55C906E9" w14:textId="044A6061" w:rsidR="00DD59B7" w:rsidDel="009521B7" w:rsidRDefault="00DD59B7" w:rsidP="00A40CE1">
                  <w:pPr>
                    <w:framePr w:hSpace="141" w:wrap="around" w:vAnchor="text" w:hAnchor="text" w:y="1"/>
                    <w:suppressOverlap/>
                    <w:jc w:val="both"/>
                    <w:rPr>
                      <w:del w:id="333" w:author="Speedziarz" w:date="2014-12-08T13:44:00Z"/>
                    </w:rPr>
                    <w:pPrChange w:id="334" w:author="aich" w:date="2014-12-08T06:13:00Z">
                      <w:pPr>
                        <w:framePr w:hSpace="141" w:wrap="around" w:vAnchor="text" w:hAnchor="text" w:y="1"/>
                        <w:suppressOverlap/>
                        <w:jc w:val="center"/>
                      </w:pPr>
                    </w:pPrChange>
                  </w:pPr>
                  <w:del w:id="335" w:author="Speedziarz" w:date="2014-12-08T13:44:00Z">
                    <w:r w:rsidDel="009521B7">
                      <w:rPr>
                        <w:rFonts w:eastAsia="Arial" w:cs="Arial"/>
                        <w:i/>
                        <w:iCs/>
                        <w:color w:val="000000"/>
                        <w:sz w:val="16"/>
                        <w:szCs w:val="16"/>
                      </w:rPr>
                      <w:delText>podpis studenta</w:delText>
                    </w:r>
                  </w:del>
                </w:p>
              </w:tc>
            </w:tr>
          </w:tbl>
          <w:p w14:paraId="02ECA5D6" w14:textId="6848727C" w:rsidR="00DD59B7" w:rsidDel="009521B7" w:rsidRDefault="00DD59B7">
            <w:pPr>
              <w:jc w:val="both"/>
              <w:rPr>
                <w:del w:id="336" w:author="Speedziarz" w:date="2014-12-08T13:44:00Z"/>
              </w:rPr>
              <w:pPrChange w:id="337" w:author="aich" w:date="2014-12-08T06:13:00Z">
                <w:pPr>
                  <w:framePr w:hSpace="141" w:wrap="around" w:vAnchor="text" w:hAnchor="text" w:y="1"/>
                  <w:suppressOverlap/>
                </w:pPr>
              </w:pPrChange>
            </w:pPr>
          </w:p>
        </w:tc>
      </w:tr>
      <w:tr w:rsidR="00DD59B7" w:rsidDel="009521B7" w14:paraId="021FEFF0" w14:textId="21639E59" w:rsidTr="00250A0E">
        <w:trPr>
          <w:del w:id="338" w:author="Speedziarz" w:date="2014-12-08T13:44:00Z"/>
        </w:trPr>
        <w:tc>
          <w:tcPr>
            <w:tcW w:w="820" w:type="dxa"/>
            <w:tcMar>
              <w:top w:w="180" w:type="dxa"/>
              <w:left w:w="0" w:type="dxa"/>
              <w:bottom w:w="0" w:type="dxa"/>
              <w:right w:w="0" w:type="dxa"/>
            </w:tcMar>
          </w:tcPr>
          <w:p w14:paraId="4E8EF40C" w14:textId="0CDF1849" w:rsidR="00DD59B7" w:rsidDel="009521B7" w:rsidRDefault="00DD59B7">
            <w:pPr>
              <w:jc w:val="both"/>
              <w:rPr>
                <w:del w:id="339" w:author="Speedziarz" w:date="2014-12-08T13:44:00Z"/>
              </w:rPr>
              <w:pPrChange w:id="340"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100" w:type="dxa"/>
              <w:left w:w="0" w:type="dxa"/>
              <w:bottom w:w="0" w:type="dxa"/>
              <w:right w:w="0" w:type="dxa"/>
            </w:tcMar>
            <w:hideMark/>
          </w:tcPr>
          <w:p w14:paraId="2A708C37" w14:textId="1B72E263" w:rsidR="00DD59B7" w:rsidDel="009521B7" w:rsidRDefault="00DD59B7" w:rsidP="00365620">
            <w:pPr>
              <w:jc w:val="both"/>
              <w:rPr>
                <w:del w:id="341" w:author="Speedziarz" w:date="2014-12-08T13:44:00Z"/>
              </w:rPr>
            </w:pPr>
            <w:del w:id="342" w:author="Speedziarz" w:date="2014-12-08T13:44:00Z">
              <w:r w:rsidDel="009521B7">
                <w:rPr>
                  <w:rFonts w:eastAsia="Arial" w:cs="Arial"/>
                  <w:color w:val="000000"/>
                </w:rPr>
                <w:delText>Upoważniam Politechnikę Gdańską do umieszczenia ww. projektu dyplomowego w wersji elektronicznej w otwartym, cyfrowym repozytorium instytucjonalnym Politechniki Gdańskiej oraz poddawania jego procesom weryfikacji i ochrony przed przywłaszczaniem jego autorstwa.</w:delText>
              </w:r>
            </w:del>
          </w:p>
        </w:tc>
      </w:tr>
      <w:tr w:rsidR="00DD59B7" w:rsidDel="009521B7" w14:paraId="71304B51" w14:textId="5D6D5D51" w:rsidTr="00250A0E">
        <w:trPr>
          <w:trHeight w:val="230"/>
          <w:del w:id="343" w:author="Speedziarz" w:date="2014-12-08T13:44:00Z"/>
        </w:trPr>
        <w:tc>
          <w:tcPr>
            <w:tcW w:w="9606" w:type="dxa"/>
            <w:gridSpan w:val="3"/>
            <w:tcBorders>
              <w:top w:val="nil"/>
              <w:left w:val="nil"/>
              <w:bottom w:val="nil"/>
              <w:right w:val="nil"/>
            </w:tcBorders>
            <w:tcMar>
              <w:top w:w="120" w:type="dxa"/>
              <w:left w:w="700" w:type="dxa"/>
              <w:bottom w:w="0" w:type="dxa"/>
              <w:right w:w="0" w:type="dxa"/>
            </w:tcMar>
            <w:hideMark/>
          </w:tcPr>
          <w:tbl>
            <w:tblPr>
              <w:tblOverlap w:val="never"/>
              <w:tblW w:w="8790" w:type="dxa"/>
              <w:tblLayout w:type="fixed"/>
              <w:tblLook w:val="01E0" w:firstRow="1" w:lastRow="1" w:firstColumn="1" w:lastColumn="1" w:noHBand="0" w:noVBand="0"/>
            </w:tblPr>
            <w:tblGrid>
              <w:gridCol w:w="4547"/>
              <w:gridCol w:w="4243"/>
            </w:tblGrid>
            <w:tr w:rsidR="00DD59B7" w:rsidDel="009521B7" w14:paraId="506FB28A" w14:textId="79CD7633">
              <w:trPr>
                <w:del w:id="344" w:author="Speedziarz" w:date="2014-12-08T13:44:00Z"/>
              </w:trPr>
              <w:tc>
                <w:tcPr>
                  <w:tcW w:w="4544" w:type="dxa"/>
                  <w:hideMark/>
                </w:tcPr>
                <w:p w14:paraId="2AD22C04" w14:textId="78552D07" w:rsidR="00DD59B7" w:rsidDel="009521B7" w:rsidRDefault="00DD59B7">
                  <w:pPr>
                    <w:framePr w:hSpace="141" w:wrap="around" w:vAnchor="text" w:hAnchor="text" w:y="1"/>
                    <w:suppressOverlap/>
                    <w:jc w:val="both"/>
                    <w:rPr>
                      <w:del w:id="345" w:author="Speedziarz" w:date="2014-12-08T13:44:00Z"/>
                    </w:rPr>
                    <w:pPrChange w:id="346" w:author="aich" w:date="2014-12-08T06:13:00Z">
                      <w:pPr>
                        <w:framePr w:hSpace="141" w:wrap="around" w:vAnchor="text" w:hAnchor="text" w:y="1"/>
                        <w:suppressOverlap/>
                      </w:pPr>
                    </w:pPrChange>
                  </w:pPr>
                  <w:del w:id="347" w:author="Speedziarz" w:date="2014-12-08T13:44:00Z">
                    <w:r w:rsidDel="009521B7">
                      <w:rPr>
                        <w:rFonts w:eastAsia="Arial" w:cs="Arial"/>
                        <w:color w:val="000000"/>
                      </w:rPr>
                      <w:delText>Gdańsk, dnia .................................</w:delText>
                    </w:r>
                  </w:del>
                </w:p>
              </w:tc>
              <w:tc>
                <w:tcPr>
                  <w:tcW w:w="4241" w:type="dxa"/>
                  <w:hideMark/>
                </w:tcPr>
                <w:p w14:paraId="2CBD7B70" w14:textId="7F457B0D" w:rsidR="00DD59B7" w:rsidDel="009521B7" w:rsidRDefault="00DD59B7">
                  <w:pPr>
                    <w:framePr w:hSpace="141" w:wrap="around" w:vAnchor="text" w:hAnchor="text" w:y="1"/>
                    <w:suppressOverlap/>
                    <w:jc w:val="both"/>
                    <w:rPr>
                      <w:del w:id="348" w:author="Speedziarz" w:date="2014-12-08T13:44:00Z"/>
                    </w:rPr>
                    <w:pPrChange w:id="349" w:author="aich" w:date="2014-12-08T06:13:00Z">
                      <w:pPr>
                        <w:framePr w:hSpace="141" w:wrap="around" w:vAnchor="text" w:hAnchor="text" w:y="1"/>
                        <w:suppressOverlap/>
                        <w:jc w:val="center"/>
                      </w:pPr>
                    </w:pPrChange>
                  </w:pPr>
                  <w:del w:id="350" w:author="Speedziarz" w:date="2014-12-08T13:44:00Z">
                    <w:r w:rsidDel="009521B7">
                      <w:rPr>
                        <w:rFonts w:eastAsia="Arial" w:cs="Arial"/>
                        <w:color w:val="000000"/>
                      </w:rPr>
                      <w:delText>.....................................................</w:delText>
                    </w:r>
                  </w:del>
                </w:p>
                <w:p w14:paraId="7CD1A83C" w14:textId="262BCFBE" w:rsidR="00DD59B7" w:rsidDel="009521B7" w:rsidRDefault="00DD59B7">
                  <w:pPr>
                    <w:framePr w:hSpace="141" w:wrap="around" w:vAnchor="text" w:hAnchor="text" w:y="1"/>
                    <w:suppressOverlap/>
                    <w:jc w:val="both"/>
                    <w:rPr>
                      <w:del w:id="351" w:author="Speedziarz" w:date="2014-12-08T13:44:00Z"/>
                    </w:rPr>
                    <w:pPrChange w:id="352" w:author="aich" w:date="2014-12-08T06:13:00Z">
                      <w:pPr>
                        <w:framePr w:hSpace="141" w:wrap="around" w:vAnchor="text" w:hAnchor="text" w:y="1"/>
                        <w:suppressOverlap/>
                        <w:jc w:val="center"/>
                      </w:pPr>
                    </w:pPrChange>
                  </w:pPr>
                  <w:del w:id="353" w:author="Speedziarz" w:date="2014-12-08T13:44:00Z">
                    <w:r w:rsidDel="009521B7">
                      <w:rPr>
                        <w:rFonts w:eastAsia="Arial" w:cs="Arial"/>
                        <w:i/>
                        <w:iCs/>
                        <w:color w:val="000000"/>
                        <w:sz w:val="16"/>
                        <w:szCs w:val="16"/>
                      </w:rPr>
                      <w:delText>podpis studenta</w:delText>
                    </w:r>
                  </w:del>
                </w:p>
              </w:tc>
            </w:tr>
          </w:tbl>
          <w:p w14:paraId="0FA5492E" w14:textId="5A3C7BFC" w:rsidR="00DD59B7" w:rsidDel="009521B7" w:rsidRDefault="00DD59B7">
            <w:pPr>
              <w:jc w:val="both"/>
              <w:rPr>
                <w:del w:id="354" w:author="Speedziarz" w:date="2014-12-08T13:44:00Z"/>
              </w:rPr>
              <w:pPrChange w:id="355" w:author="aich" w:date="2014-12-08T06:13:00Z">
                <w:pPr/>
              </w:pPrChange>
            </w:pPr>
          </w:p>
        </w:tc>
      </w:tr>
      <w:tr w:rsidR="00DD59B7" w:rsidDel="009521B7" w14:paraId="23D1700C" w14:textId="555090D2" w:rsidTr="00250A0E">
        <w:trPr>
          <w:del w:id="356" w:author="Speedziarz" w:date="2014-12-08T13:44:00Z"/>
        </w:trPr>
        <w:tc>
          <w:tcPr>
            <w:tcW w:w="820" w:type="dxa"/>
            <w:tcMar>
              <w:top w:w="140" w:type="dxa"/>
              <w:left w:w="0" w:type="dxa"/>
              <w:bottom w:w="0" w:type="dxa"/>
              <w:right w:w="0" w:type="dxa"/>
            </w:tcMar>
          </w:tcPr>
          <w:p w14:paraId="2DDA302A" w14:textId="47A1E669" w:rsidR="00DD59B7" w:rsidDel="009521B7" w:rsidRDefault="00DD59B7">
            <w:pPr>
              <w:jc w:val="both"/>
              <w:rPr>
                <w:del w:id="357" w:author="Speedziarz" w:date="2014-12-08T13:44:00Z"/>
              </w:rPr>
              <w:pPrChange w:id="358" w:author="aich" w:date="2014-12-08T06:13:00Z">
                <w:pPr>
                  <w:framePr w:hSpace="141" w:wrap="around" w:vAnchor="text" w:hAnchor="text" w:y="1"/>
                  <w:suppressOverlap/>
                </w:pPr>
              </w:pPrChange>
            </w:pPr>
          </w:p>
        </w:tc>
        <w:tc>
          <w:tcPr>
            <w:tcW w:w="8786" w:type="dxa"/>
            <w:gridSpan w:val="2"/>
            <w:tcBorders>
              <w:top w:val="nil"/>
              <w:left w:val="nil"/>
              <w:bottom w:val="nil"/>
              <w:right w:val="nil"/>
            </w:tcBorders>
            <w:tcMar>
              <w:top w:w="100" w:type="dxa"/>
              <w:left w:w="0" w:type="dxa"/>
              <w:bottom w:w="0" w:type="dxa"/>
              <w:right w:w="0" w:type="dxa"/>
            </w:tcMar>
            <w:hideMark/>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DD59B7" w:rsidDel="009521B7" w14:paraId="19F95120" w14:textId="4029A1EA">
              <w:trPr>
                <w:del w:id="359" w:author="Speedziarz" w:date="2014-12-08T13:44:00Z"/>
              </w:trPr>
              <w:tc>
                <w:tcPr>
                  <w:tcW w:w="8670" w:type="dxa"/>
                  <w:hideMark/>
                </w:tcPr>
                <w:p w14:paraId="4A441C22" w14:textId="0FF4DF5D" w:rsidR="00DD59B7" w:rsidDel="009521B7" w:rsidRDefault="00DD59B7" w:rsidP="00A40CE1">
                  <w:pPr>
                    <w:framePr w:hSpace="141" w:wrap="around" w:vAnchor="text" w:hAnchor="text" w:y="1"/>
                    <w:suppressOverlap/>
                    <w:jc w:val="both"/>
                    <w:rPr>
                      <w:del w:id="360" w:author="Speedziarz" w:date="2014-12-08T13:44:00Z"/>
                    </w:rPr>
                  </w:pPr>
                  <w:del w:id="361" w:author="Speedziarz" w:date="2014-12-08T13:44:00Z">
                    <w:r w:rsidDel="009521B7">
                      <w:rPr>
                        <w:rFonts w:eastAsia="Arial" w:cs="Arial"/>
                        <w:color w:val="000000"/>
                      </w:rPr>
                      <w:delText>*) niepotrzebne skreślić</w:delText>
                    </w:r>
                  </w:del>
                </w:p>
              </w:tc>
            </w:tr>
          </w:tbl>
          <w:p w14:paraId="29302CDA" w14:textId="18357184" w:rsidR="00DD59B7" w:rsidDel="009521B7" w:rsidRDefault="00DD59B7">
            <w:pPr>
              <w:jc w:val="both"/>
              <w:rPr>
                <w:del w:id="362" w:author="Speedziarz" w:date="2014-12-08T13:44:00Z"/>
              </w:rPr>
              <w:pPrChange w:id="363" w:author="aich" w:date="2014-12-08T06:13:00Z">
                <w:pPr>
                  <w:framePr w:hSpace="141" w:wrap="around" w:vAnchor="text" w:hAnchor="text" w:y="1"/>
                  <w:suppressOverlap/>
                </w:pPr>
              </w:pPrChange>
            </w:pPr>
          </w:p>
        </w:tc>
      </w:tr>
      <w:tr w:rsidR="00DD59B7" w:rsidDel="009521B7" w14:paraId="4498E1F8" w14:textId="529C5070" w:rsidTr="00250A0E">
        <w:trPr>
          <w:trHeight w:val="230"/>
          <w:hidden/>
          <w:del w:id="364" w:author="Speedziarz" w:date="2014-12-08T13:44:00Z"/>
        </w:trPr>
        <w:tc>
          <w:tcPr>
            <w:tcW w:w="9606" w:type="dxa"/>
            <w:gridSpan w:val="3"/>
            <w:tcBorders>
              <w:top w:val="nil"/>
              <w:left w:val="nil"/>
              <w:bottom w:val="nil"/>
              <w:right w:val="nil"/>
            </w:tcBorders>
            <w:tcMar>
              <w:top w:w="60" w:type="dxa"/>
              <w:left w:w="0" w:type="dxa"/>
              <w:bottom w:w="0" w:type="dxa"/>
              <w:right w:w="0" w:type="dxa"/>
            </w:tcMar>
          </w:tcPr>
          <w:p w14:paraId="07384528" w14:textId="0ED0A727" w:rsidR="00DD59B7" w:rsidDel="009521B7" w:rsidRDefault="00DD59B7">
            <w:pPr>
              <w:jc w:val="both"/>
              <w:rPr>
                <w:del w:id="365" w:author="Speedziarz" w:date="2014-12-08T13:44:00Z"/>
                <w:vanish/>
              </w:rPr>
              <w:pPrChange w:id="366" w:author="aich" w:date="2014-12-08T06:13:00Z">
                <w:pPr>
                  <w:framePr w:hSpace="141" w:wrap="around" w:vAnchor="text" w:hAnchor="text" w:y="1"/>
                  <w:suppressOverlap/>
                </w:pPr>
              </w:pPrChange>
            </w:pPr>
          </w:p>
          <w:tbl>
            <w:tblPr>
              <w:tblOverlap w:val="never"/>
              <w:tblW w:w="2880" w:type="dxa"/>
              <w:tblLayout w:type="fixed"/>
              <w:tblLook w:val="01E0" w:firstRow="1" w:lastRow="1" w:firstColumn="1" w:lastColumn="1" w:noHBand="0" w:noVBand="0"/>
            </w:tblPr>
            <w:tblGrid>
              <w:gridCol w:w="2880"/>
            </w:tblGrid>
            <w:tr w:rsidR="00DD59B7" w:rsidDel="009521B7" w14:paraId="0B74FBA9" w14:textId="7762EC75">
              <w:trPr>
                <w:del w:id="367" w:author="Speedziarz" w:date="2014-12-08T13:44:00Z"/>
              </w:trPr>
              <w:tc>
                <w:tcPr>
                  <w:tcW w:w="2880" w:type="dxa"/>
                  <w:tcBorders>
                    <w:top w:val="nil"/>
                    <w:left w:val="nil"/>
                    <w:bottom w:val="single" w:sz="6" w:space="0" w:color="000000"/>
                    <w:right w:val="nil"/>
                  </w:tcBorders>
                </w:tcPr>
                <w:p w14:paraId="4CDFCB8D" w14:textId="75A934FE" w:rsidR="00DD59B7" w:rsidDel="009521B7" w:rsidRDefault="00DD59B7" w:rsidP="00A40CE1">
                  <w:pPr>
                    <w:framePr w:hSpace="141" w:wrap="around" w:vAnchor="text" w:hAnchor="text" w:y="1"/>
                    <w:suppressOverlap/>
                    <w:jc w:val="both"/>
                    <w:rPr>
                      <w:del w:id="368" w:author="Speedziarz" w:date="2014-12-08T13:44:00Z"/>
                    </w:rPr>
                    <w:pPrChange w:id="369" w:author="aich" w:date="2014-12-08T06:13:00Z">
                      <w:pPr>
                        <w:framePr w:hSpace="141" w:wrap="around" w:vAnchor="text" w:hAnchor="text" w:y="1"/>
                        <w:suppressOverlap/>
                      </w:pPr>
                    </w:pPrChange>
                  </w:pPr>
                </w:p>
              </w:tc>
            </w:tr>
          </w:tbl>
          <w:p w14:paraId="173C6875" w14:textId="29162BD5" w:rsidR="00DD59B7" w:rsidDel="009521B7" w:rsidRDefault="00DD59B7">
            <w:pPr>
              <w:jc w:val="both"/>
              <w:rPr>
                <w:del w:id="370" w:author="Speedziarz" w:date="2014-12-08T13:44:00Z"/>
              </w:rPr>
              <w:pPrChange w:id="371" w:author="aich" w:date="2014-12-08T06:13:00Z">
                <w:pPr>
                  <w:framePr w:hSpace="141" w:wrap="around" w:vAnchor="text" w:hAnchor="text" w:y="1"/>
                  <w:suppressOverlap/>
                </w:pPr>
              </w:pPrChange>
            </w:pPr>
          </w:p>
        </w:tc>
      </w:tr>
      <w:tr w:rsidR="00DD59B7" w:rsidDel="009521B7" w14:paraId="205F3EF9" w14:textId="636616D4" w:rsidTr="00250A0E">
        <w:trPr>
          <w:trHeight w:val="230"/>
          <w:hidden/>
          <w:del w:id="372" w:author="Speedziarz" w:date="2014-12-08T13:44:00Z"/>
        </w:trPr>
        <w:tc>
          <w:tcPr>
            <w:tcW w:w="9606" w:type="dxa"/>
            <w:gridSpan w:val="3"/>
            <w:tcMar>
              <w:top w:w="60" w:type="dxa"/>
              <w:left w:w="720" w:type="dxa"/>
              <w:bottom w:w="0" w:type="dxa"/>
              <w:right w:w="0" w:type="dxa"/>
            </w:tcMar>
          </w:tcPr>
          <w:p w14:paraId="1DE8C482" w14:textId="51C6AC28" w:rsidR="00DD59B7" w:rsidDel="009521B7" w:rsidRDefault="00DD59B7">
            <w:pPr>
              <w:jc w:val="both"/>
              <w:rPr>
                <w:del w:id="373" w:author="Speedziarz" w:date="2014-12-08T13:44:00Z"/>
                <w:vanish/>
              </w:rPr>
              <w:pPrChange w:id="374" w:author="aich" w:date="2014-12-08T06:13:00Z">
                <w:pPr>
                  <w:framePr w:hSpace="141" w:wrap="around" w:vAnchor="text" w:hAnchor="text" w:y="1"/>
                  <w:suppressOverlap/>
                </w:pPr>
              </w:pPrChange>
            </w:pPr>
          </w:p>
          <w:tbl>
            <w:tblPr>
              <w:tblOverlap w:val="never"/>
              <w:tblW w:w="8775" w:type="dxa"/>
              <w:tblLayout w:type="fixed"/>
              <w:tblLook w:val="01E0" w:firstRow="1" w:lastRow="1" w:firstColumn="1" w:lastColumn="1" w:noHBand="0" w:noVBand="0"/>
            </w:tblPr>
            <w:tblGrid>
              <w:gridCol w:w="236"/>
              <w:gridCol w:w="8539"/>
            </w:tblGrid>
            <w:tr w:rsidR="00DD59B7" w:rsidDel="009521B7" w14:paraId="125E3053" w14:textId="169C0718">
              <w:trPr>
                <w:del w:id="375" w:author="Speedziarz" w:date="2014-12-08T13:44:00Z"/>
              </w:trPr>
              <w:tc>
                <w:tcPr>
                  <w:tcW w:w="165" w:type="dxa"/>
                  <w:hideMark/>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DD59B7" w:rsidDel="009521B7" w14:paraId="63C04145" w14:textId="0B768F01">
                    <w:trPr>
                      <w:del w:id="376" w:author="Speedziarz" w:date="2014-12-08T13:44:00Z"/>
                    </w:trPr>
                    <w:tc>
                      <w:tcPr>
                        <w:tcW w:w="165" w:type="dxa"/>
                        <w:hideMark/>
                      </w:tcPr>
                      <w:p w14:paraId="2BC35A93" w14:textId="74FC3B29" w:rsidR="00DD59B7" w:rsidDel="009521B7" w:rsidRDefault="00DD59B7" w:rsidP="00A40CE1">
                        <w:pPr>
                          <w:framePr w:hSpace="141" w:wrap="around" w:vAnchor="text" w:hAnchor="text" w:y="1"/>
                          <w:suppressOverlap/>
                          <w:jc w:val="both"/>
                          <w:rPr>
                            <w:del w:id="377" w:author="Speedziarz" w:date="2014-12-08T13:44:00Z"/>
                          </w:rPr>
                          <w:pPrChange w:id="378" w:author="aich" w:date="2014-12-08T06:13:00Z">
                            <w:pPr>
                              <w:framePr w:hSpace="141" w:wrap="around" w:vAnchor="text" w:hAnchor="text" w:y="1"/>
                              <w:suppressOverlap/>
                            </w:pPr>
                          </w:pPrChange>
                        </w:pPr>
                        <w:del w:id="379" w:author="Speedziarz" w:date="2014-12-08T13:44:00Z">
                          <w:r w:rsidDel="009521B7">
                            <w:rPr>
                              <w:rFonts w:eastAsia="Arial" w:cs="Arial"/>
                              <w:color w:val="000000"/>
                              <w:position w:val="4"/>
                              <w:sz w:val="12"/>
                              <w:szCs w:val="12"/>
                            </w:rPr>
                            <w:delText>1</w:delText>
                          </w:r>
                        </w:del>
                      </w:p>
                    </w:tc>
                  </w:tr>
                </w:tbl>
                <w:p w14:paraId="3D697736" w14:textId="5E58DD9F" w:rsidR="00DD59B7" w:rsidDel="009521B7" w:rsidRDefault="00DD59B7" w:rsidP="00A40CE1">
                  <w:pPr>
                    <w:framePr w:hSpace="141" w:wrap="around" w:vAnchor="text" w:hAnchor="text" w:y="1"/>
                    <w:suppressOverlap/>
                    <w:jc w:val="both"/>
                    <w:rPr>
                      <w:del w:id="380" w:author="Speedziarz" w:date="2014-12-08T13:44:00Z"/>
                    </w:rPr>
                    <w:pPrChange w:id="381" w:author="aich" w:date="2014-12-08T06:13:00Z">
                      <w:pPr>
                        <w:framePr w:hSpace="141" w:wrap="around" w:vAnchor="text" w:hAnchor="text" w:y="1"/>
                        <w:suppressOverlap/>
                      </w:pPr>
                    </w:pPrChange>
                  </w:pPr>
                </w:p>
              </w:tc>
              <w:tc>
                <w:tcPr>
                  <w:tcW w:w="8605" w:type="dxa"/>
                  <w:tcMar>
                    <w:top w:w="0" w:type="dxa"/>
                    <w:left w:w="0" w:type="dxa"/>
                    <w:bottom w:w="0" w:type="dxa"/>
                    <w:right w:w="120" w:type="dxa"/>
                  </w:tcMar>
                  <w:hideMark/>
                </w:tcPr>
                <w:tbl>
                  <w:tblPr>
                    <w:tblOverlap w:val="never"/>
                    <w:tblW w:w="8490" w:type="dxa"/>
                    <w:tblLayout w:type="fixed"/>
                    <w:tblCellMar>
                      <w:left w:w="0" w:type="dxa"/>
                      <w:right w:w="0" w:type="dxa"/>
                    </w:tblCellMar>
                    <w:tblLook w:val="01E0" w:firstRow="1" w:lastRow="1" w:firstColumn="1" w:lastColumn="1" w:noHBand="0" w:noVBand="0"/>
                  </w:tblPr>
                  <w:tblGrid>
                    <w:gridCol w:w="8490"/>
                  </w:tblGrid>
                  <w:tr w:rsidR="00DD59B7" w:rsidDel="009521B7" w14:paraId="5C559469" w14:textId="59EC6138">
                    <w:trPr>
                      <w:del w:id="382" w:author="Speedziarz" w:date="2014-12-08T13:44:00Z"/>
                    </w:trPr>
                    <w:tc>
                      <w:tcPr>
                        <w:tcW w:w="8492" w:type="dxa"/>
                        <w:hideMark/>
                      </w:tcPr>
                      <w:p w14:paraId="2FF1E166" w14:textId="7DCDC430" w:rsidR="00DD59B7" w:rsidDel="009521B7" w:rsidRDefault="00DD59B7" w:rsidP="00A40CE1">
                        <w:pPr>
                          <w:framePr w:hSpace="141" w:wrap="around" w:vAnchor="text" w:hAnchor="text" w:y="1"/>
                          <w:suppressOverlap/>
                          <w:jc w:val="both"/>
                          <w:rPr>
                            <w:del w:id="383" w:author="Speedziarz" w:date="2014-12-08T13:44:00Z"/>
                          </w:rPr>
                        </w:pPr>
                        <w:del w:id="384" w:author="Speedziarz" w:date="2014-12-08T13:44:00Z">
                          <w:r w:rsidDel="009521B7">
                            <w:rPr>
                              <w:rFonts w:eastAsia="Arial" w:cs="Arial"/>
                              <w:color w:val="000000"/>
                              <w:sz w:val="16"/>
                              <w:szCs w:val="16"/>
                            </w:rPr>
                            <w:delText>Zarządzenie Rektora Politechniki Gdańskiej nr 34/2009 z 9 listopada 2009 r., załącznik nr 8 do instrukcji archiwalnej PG.</w:delText>
                          </w:r>
                        </w:del>
                      </w:p>
                    </w:tc>
                  </w:tr>
                </w:tbl>
                <w:p w14:paraId="15A7EE16" w14:textId="5C5A7DE1" w:rsidR="00DD59B7" w:rsidDel="009521B7" w:rsidRDefault="00DD59B7" w:rsidP="00A40CE1">
                  <w:pPr>
                    <w:framePr w:hSpace="141" w:wrap="around" w:vAnchor="text" w:hAnchor="text" w:y="1"/>
                    <w:suppressOverlap/>
                    <w:jc w:val="both"/>
                    <w:rPr>
                      <w:del w:id="385" w:author="Speedziarz" w:date="2014-12-08T13:44:00Z"/>
                    </w:rPr>
                    <w:pPrChange w:id="386" w:author="aich" w:date="2014-12-08T06:13:00Z">
                      <w:pPr>
                        <w:framePr w:hSpace="141" w:wrap="around" w:vAnchor="text" w:hAnchor="text" w:y="1"/>
                        <w:suppressOverlap/>
                      </w:pPr>
                    </w:pPrChange>
                  </w:pPr>
                </w:p>
              </w:tc>
            </w:tr>
            <w:tr w:rsidR="00DD59B7" w:rsidDel="009521B7" w14:paraId="53AD39B2" w14:textId="57D69D90">
              <w:trPr>
                <w:del w:id="387" w:author="Speedziarz" w:date="2014-12-08T13:44:00Z"/>
              </w:trPr>
              <w:tc>
                <w:tcPr>
                  <w:tcW w:w="165" w:type="dxa"/>
                  <w:hideMark/>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DD59B7" w:rsidDel="009521B7" w14:paraId="5F1AC7DD" w14:textId="41C1125A">
                    <w:trPr>
                      <w:del w:id="388" w:author="Speedziarz" w:date="2014-12-08T13:44:00Z"/>
                    </w:trPr>
                    <w:tc>
                      <w:tcPr>
                        <w:tcW w:w="165" w:type="dxa"/>
                        <w:hideMark/>
                      </w:tcPr>
                      <w:p w14:paraId="1C0B04C2" w14:textId="06A6A2D2" w:rsidR="00DD59B7" w:rsidDel="009521B7" w:rsidRDefault="00DD59B7" w:rsidP="00A40CE1">
                        <w:pPr>
                          <w:framePr w:hSpace="141" w:wrap="around" w:vAnchor="text" w:hAnchor="text" w:y="1"/>
                          <w:suppressOverlap/>
                          <w:jc w:val="both"/>
                          <w:rPr>
                            <w:del w:id="389" w:author="Speedziarz" w:date="2014-12-08T13:44:00Z"/>
                          </w:rPr>
                          <w:pPrChange w:id="390" w:author="aich" w:date="2014-12-08T06:13:00Z">
                            <w:pPr>
                              <w:framePr w:hSpace="141" w:wrap="around" w:vAnchor="text" w:hAnchor="text" w:y="1"/>
                              <w:suppressOverlap/>
                            </w:pPr>
                          </w:pPrChange>
                        </w:pPr>
                        <w:del w:id="391" w:author="Speedziarz" w:date="2014-12-08T13:44:00Z">
                          <w:r w:rsidDel="009521B7">
                            <w:rPr>
                              <w:rFonts w:eastAsia="Arial" w:cs="Arial"/>
                              <w:color w:val="000000"/>
                              <w:position w:val="4"/>
                              <w:sz w:val="12"/>
                              <w:szCs w:val="12"/>
                            </w:rPr>
                            <w:delText>2</w:delText>
                          </w:r>
                        </w:del>
                      </w:p>
                    </w:tc>
                  </w:tr>
                </w:tbl>
                <w:p w14:paraId="3B7E4577" w14:textId="26E9EC26" w:rsidR="00DD59B7" w:rsidDel="009521B7" w:rsidRDefault="00DD59B7" w:rsidP="00A40CE1">
                  <w:pPr>
                    <w:framePr w:hSpace="141" w:wrap="around" w:vAnchor="text" w:hAnchor="text" w:y="1"/>
                    <w:suppressOverlap/>
                    <w:jc w:val="both"/>
                    <w:rPr>
                      <w:del w:id="392" w:author="Speedziarz" w:date="2014-12-08T13:44:00Z"/>
                    </w:rPr>
                    <w:pPrChange w:id="393" w:author="aich" w:date="2014-12-08T06:13:00Z">
                      <w:pPr>
                        <w:framePr w:hSpace="141" w:wrap="around" w:vAnchor="text" w:hAnchor="text" w:y="1"/>
                        <w:suppressOverlap/>
                      </w:pPr>
                    </w:pPrChange>
                  </w:pPr>
                </w:p>
              </w:tc>
              <w:tc>
                <w:tcPr>
                  <w:tcW w:w="8605" w:type="dxa"/>
                  <w:tcMar>
                    <w:top w:w="0" w:type="dxa"/>
                    <w:left w:w="0" w:type="dxa"/>
                    <w:bottom w:w="0" w:type="dxa"/>
                    <w:right w:w="120" w:type="dxa"/>
                  </w:tcMar>
                  <w:hideMark/>
                </w:tcPr>
                <w:tbl>
                  <w:tblPr>
                    <w:tblOverlap w:val="never"/>
                    <w:tblW w:w="8490" w:type="dxa"/>
                    <w:tblLayout w:type="fixed"/>
                    <w:tblCellMar>
                      <w:left w:w="0" w:type="dxa"/>
                      <w:right w:w="0" w:type="dxa"/>
                    </w:tblCellMar>
                    <w:tblLook w:val="01E0" w:firstRow="1" w:lastRow="1" w:firstColumn="1" w:lastColumn="1" w:noHBand="0" w:noVBand="0"/>
                  </w:tblPr>
                  <w:tblGrid>
                    <w:gridCol w:w="8490"/>
                  </w:tblGrid>
                  <w:tr w:rsidR="00DD59B7" w:rsidDel="009521B7" w14:paraId="6339903F" w14:textId="2F9E23BE">
                    <w:trPr>
                      <w:del w:id="394" w:author="Speedziarz" w:date="2014-12-08T13:44:00Z"/>
                    </w:trPr>
                    <w:tc>
                      <w:tcPr>
                        <w:tcW w:w="8492" w:type="dxa"/>
                        <w:hideMark/>
                      </w:tcPr>
                      <w:p w14:paraId="1324F2EF" w14:textId="4C4935B4" w:rsidR="00DD59B7" w:rsidDel="009521B7" w:rsidRDefault="00DD59B7" w:rsidP="00A40CE1">
                        <w:pPr>
                          <w:framePr w:hSpace="141" w:wrap="around" w:vAnchor="text" w:hAnchor="text" w:y="1"/>
                          <w:suppressOverlap/>
                          <w:jc w:val="both"/>
                          <w:rPr>
                            <w:del w:id="395" w:author="Speedziarz" w:date="2014-12-08T13:44:00Z"/>
                          </w:rPr>
                        </w:pPr>
                        <w:del w:id="396" w:author="Speedziarz" w:date="2014-12-08T13:44:00Z">
                          <w:r w:rsidDel="009521B7">
                            <w:rPr>
                              <w:rFonts w:eastAsia="Arial" w:cs="Arial"/>
                              <w:color w:val="000000"/>
                              <w:sz w:val="16"/>
                              <w:szCs w:val="16"/>
                            </w:rPr>
                            <w:delText>Ustawa z dnia 27 lipca 2005 r. Prawo o szkolnictwie wyższym:</w:delText>
                          </w:r>
                        </w:del>
                      </w:p>
                    </w:tc>
                  </w:tr>
                </w:tbl>
                <w:p w14:paraId="7F4F12E8" w14:textId="60CDF255" w:rsidR="00DD59B7" w:rsidDel="009521B7" w:rsidRDefault="00DD59B7" w:rsidP="00A40CE1">
                  <w:pPr>
                    <w:framePr w:hSpace="141" w:wrap="around" w:vAnchor="text" w:hAnchor="text" w:y="1"/>
                    <w:suppressOverlap/>
                    <w:jc w:val="both"/>
                    <w:rPr>
                      <w:del w:id="397" w:author="Speedziarz" w:date="2014-12-08T13:44:00Z"/>
                    </w:rPr>
                    <w:pPrChange w:id="398" w:author="aich" w:date="2014-12-08T06:13:00Z">
                      <w:pPr>
                        <w:framePr w:hSpace="141" w:wrap="around" w:vAnchor="text" w:hAnchor="text" w:y="1"/>
                        <w:suppressOverlap/>
                      </w:pPr>
                    </w:pPrChange>
                  </w:pPr>
                </w:p>
              </w:tc>
            </w:tr>
            <w:tr w:rsidR="00DD59B7" w:rsidDel="009521B7" w14:paraId="4CAA6327" w14:textId="222815AF">
              <w:trPr>
                <w:del w:id="399" w:author="Speedziarz" w:date="2014-12-08T13:44:00Z"/>
              </w:trPr>
              <w:tc>
                <w:tcPr>
                  <w:tcW w:w="165" w:type="dxa"/>
                </w:tcPr>
                <w:p w14:paraId="07D554CB" w14:textId="5F6792B9" w:rsidR="00DD59B7" w:rsidDel="009521B7" w:rsidRDefault="00DD59B7" w:rsidP="00A40CE1">
                  <w:pPr>
                    <w:framePr w:hSpace="141" w:wrap="around" w:vAnchor="text" w:hAnchor="text" w:y="1"/>
                    <w:suppressOverlap/>
                    <w:jc w:val="both"/>
                    <w:rPr>
                      <w:del w:id="400" w:author="Speedziarz" w:date="2014-12-08T13:44:00Z"/>
                    </w:rPr>
                    <w:pPrChange w:id="401" w:author="aich" w:date="2014-12-08T06:13:00Z">
                      <w:pPr>
                        <w:framePr w:hSpace="141" w:wrap="around" w:vAnchor="text" w:hAnchor="text" w:y="1"/>
                        <w:suppressOverlap/>
                      </w:pPr>
                    </w:pPrChange>
                  </w:pPr>
                </w:p>
              </w:tc>
              <w:tc>
                <w:tcPr>
                  <w:tcW w:w="8605" w:type="dxa"/>
                  <w:tcMar>
                    <w:top w:w="0" w:type="dxa"/>
                    <w:left w:w="0" w:type="dxa"/>
                    <w:bottom w:w="0" w:type="dxa"/>
                    <w:right w:w="120" w:type="dxa"/>
                  </w:tcMar>
                  <w:hideMark/>
                </w:tcPr>
                <w:tbl>
                  <w:tblPr>
                    <w:tblOverlap w:val="never"/>
                    <w:tblW w:w="8490" w:type="dxa"/>
                    <w:tblLayout w:type="fixed"/>
                    <w:tblCellMar>
                      <w:left w:w="0" w:type="dxa"/>
                      <w:right w:w="0" w:type="dxa"/>
                    </w:tblCellMar>
                    <w:tblLook w:val="01E0" w:firstRow="1" w:lastRow="1" w:firstColumn="1" w:lastColumn="1" w:noHBand="0" w:noVBand="0"/>
                  </w:tblPr>
                  <w:tblGrid>
                    <w:gridCol w:w="8490"/>
                  </w:tblGrid>
                  <w:tr w:rsidR="00DD59B7" w:rsidDel="009521B7" w14:paraId="198B236F" w14:textId="4F2151FB">
                    <w:trPr>
                      <w:del w:id="402" w:author="Speedziarz" w:date="2014-12-08T13:44:00Z"/>
                    </w:trPr>
                    <w:tc>
                      <w:tcPr>
                        <w:tcW w:w="8492" w:type="dxa"/>
                        <w:hideMark/>
                      </w:tcPr>
                      <w:p w14:paraId="48318201" w14:textId="4F5A1D42" w:rsidR="00DD59B7" w:rsidDel="009521B7" w:rsidRDefault="00DD59B7" w:rsidP="00A40CE1">
                        <w:pPr>
                          <w:framePr w:hSpace="141" w:wrap="around" w:vAnchor="text" w:hAnchor="text" w:y="1"/>
                          <w:suppressOverlap/>
                          <w:jc w:val="both"/>
                          <w:rPr>
                            <w:del w:id="403" w:author="Speedziarz" w:date="2014-12-08T13:44:00Z"/>
                          </w:rPr>
                        </w:pPr>
                        <w:del w:id="404" w:author="Speedziarz" w:date="2014-12-08T13:44:00Z">
                          <w:r w:rsidDel="009521B7">
                            <w:rPr>
                              <w:rFonts w:eastAsia="Arial" w:cs="Arial"/>
                              <w:color w:val="000000"/>
                              <w:sz w:val="16"/>
                              <w:szCs w:val="16"/>
                            </w:rPr>
                            <w:delText>Art. 214 ustęp 4. W razie podejrzenia popełnienia przez studenta czynu podlegającego na przypisaniu sobie autorstwa istotnego fragmentu lub innych elementów cudzego utworu rektor niezwłocznie poleca przeprowadzenie postępowania wyjaśniającego.</w:delText>
                          </w:r>
                        </w:del>
                      </w:p>
                    </w:tc>
                  </w:tr>
                </w:tbl>
                <w:p w14:paraId="3FF4FEC1" w14:textId="4C52DE54" w:rsidR="00DD59B7" w:rsidDel="009521B7" w:rsidRDefault="00DD59B7" w:rsidP="00A40CE1">
                  <w:pPr>
                    <w:framePr w:hSpace="141" w:wrap="around" w:vAnchor="text" w:hAnchor="text" w:y="1"/>
                    <w:suppressOverlap/>
                    <w:jc w:val="both"/>
                    <w:rPr>
                      <w:del w:id="405" w:author="Speedziarz" w:date="2014-12-08T13:44:00Z"/>
                    </w:rPr>
                    <w:pPrChange w:id="406" w:author="aich" w:date="2014-12-08T06:13:00Z">
                      <w:pPr>
                        <w:framePr w:hSpace="141" w:wrap="around" w:vAnchor="text" w:hAnchor="text" w:y="1"/>
                        <w:suppressOverlap/>
                      </w:pPr>
                    </w:pPrChange>
                  </w:pPr>
                </w:p>
              </w:tc>
            </w:tr>
            <w:tr w:rsidR="00DD59B7" w:rsidDel="009521B7" w14:paraId="0F27A372" w14:textId="23130391">
              <w:trPr>
                <w:del w:id="407" w:author="Speedziarz" w:date="2014-12-08T13:44:00Z"/>
              </w:trPr>
              <w:tc>
                <w:tcPr>
                  <w:tcW w:w="165" w:type="dxa"/>
                </w:tcPr>
                <w:p w14:paraId="685F6006" w14:textId="76D493E4" w:rsidR="00DD59B7" w:rsidDel="009521B7" w:rsidRDefault="00DD59B7" w:rsidP="00A40CE1">
                  <w:pPr>
                    <w:framePr w:hSpace="141" w:wrap="around" w:vAnchor="text" w:hAnchor="text" w:y="1"/>
                    <w:suppressOverlap/>
                    <w:jc w:val="both"/>
                    <w:rPr>
                      <w:del w:id="408" w:author="Speedziarz" w:date="2014-12-08T13:44:00Z"/>
                    </w:rPr>
                    <w:pPrChange w:id="409" w:author="aich" w:date="2014-12-08T06:13:00Z">
                      <w:pPr>
                        <w:framePr w:hSpace="141" w:wrap="around" w:vAnchor="text" w:hAnchor="text" w:y="1"/>
                        <w:suppressOverlap/>
                      </w:pPr>
                    </w:pPrChange>
                  </w:pPr>
                </w:p>
              </w:tc>
              <w:tc>
                <w:tcPr>
                  <w:tcW w:w="8605" w:type="dxa"/>
                  <w:tcMar>
                    <w:top w:w="0" w:type="dxa"/>
                    <w:left w:w="0" w:type="dxa"/>
                    <w:bottom w:w="0" w:type="dxa"/>
                    <w:right w:w="120" w:type="dxa"/>
                  </w:tcMar>
                  <w:hideMark/>
                </w:tcPr>
                <w:tbl>
                  <w:tblPr>
                    <w:tblOverlap w:val="never"/>
                    <w:tblW w:w="8490" w:type="dxa"/>
                    <w:tblLayout w:type="fixed"/>
                    <w:tblCellMar>
                      <w:left w:w="0" w:type="dxa"/>
                      <w:right w:w="0" w:type="dxa"/>
                    </w:tblCellMar>
                    <w:tblLook w:val="01E0" w:firstRow="1" w:lastRow="1" w:firstColumn="1" w:lastColumn="1" w:noHBand="0" w:noVBand="0"/>
                  </w:tblPr>
                  <w:tblGrid>
                    <w:gridCol w:w="8490"/>
                  </w:tblGrid>
                  <w:tr w:rsidR="00DD59B7" w:rsidDel="009521B7" w14:paraId="5E6A5584" w14:textId="2E252118">
                    <w:trPr>
                      <w:del w:id="410" w:author="Speedziarz" w:date="2014-12-08T13:44:00Z"/>
                    </w:trPr>
                    <w:tc>
                      <w:tcPr>
                        <w:tcW w:w="8492" w:type="dxa"/>
                        <w:hideMark/>
                      </w:tcPr>
                      <w:p w14:paraId="67EA038C" w14:textId="694599AB" w:rsidR="00DD59B7" w:rsidDel="009521B7" w:rsidRDefault="00DD59B7" w:rsidP="00A40CE1">
                        <w:pPr>
                          <w:framePr w:hSpace="141" w:wrap="around" w:vAnchor="text" w:hAnchor="text" w:y="1"/>
                          <w:suppressOverlap/>
                          <w:jc w:val="both"/>
                          <w:rPr>
                            <w:del w:id="411" w:author="Speedziarz" w:date="2014-12-08T13:44:00Z"/>
                          </w:rPr>
                        </w:pPr>
                        <w:del w:id="412" w:author="Speedziarz" w:date="2014-12-08T13:44:00Z">
                          <w:r w:rsidDel="009521B7">
                            <w:rPr>
                              <w:rFonts w:eastAsia="Arial" w:cs="Arial"/>
                              <w:color w:val="000000"/>
                              <w:sz w:val="16"/>
                              <w:szCs w:val="16"/>
                            </w:rPr>
                            <w:delTex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delText>
                          </w:r>
                        </w:del>
                      </w:p>
                    </w:tc>
                  </w:tr>
                </w:tbl>
                <w:p w14:paraId="2CE3CA26" w14:textId="617365BE" w:rsidR="00DD59B7" w:rsidDel="009521B7" w:rsidRDefault="00DD59B7" w:rsidP="00A40CE1">
                  <w:pPr>
                    <w:framePr w:hSpace="141" w:wrap="around" w:vAnchor="text" w:hAnchor="text" w:y="1"/>
                    <w:suppressOverlap/>
                    <w:jc w:val="both"/>
                    <w:rPr>
                      <w:del w:id="413" w:author="Speedziarz" w:date="2014-12-08T13:44:00Z"/>
                    </w:rPr>
                    <w:pPrChange w:id="414" w:author="aich" w:date="2014-12-08T06:13:00Z">
                      <w:pPr>
                        <w:framePr w:hSpace="141" w:wrap="around" w:vAnchor="text" w:hAnchor="text" w:y="1"/>
                        <w:suppressOverlap/>
                      </w:pPr>
                    </w:pPrChange>
                  </w:pPr>
                </w:p>
              </w:tc>
            </w:tr>
          </w:tbl>
          <w:p w14:paraId="4798FDA9" w14:textId="2B7C877A" w:rsidR="00DD59B7" w:rsidDel="009521B7" w:rsidRDefault="00DD59B7">
            <w:pPr>
              <w:jc w:val="both"/>
              <w:rPr>
                <w:del w:id="415" w:author="Speedziarz" w:date="2014-12-08T13:44:00Z"/>
              </w:rPr>
              <w:pPrChange w:id="416" w:author="aich" w:date="2014-12-08T06:13:00Z">
                <w:pPr>
                  <w:framePr w:hSpace="141" w:wrap="around" w:vAnchor="text" w:hAnchor="text" w:y="1"/>
                  <w:suppressOverlap/>
                </w:pPr>
              </w:pPrChange>
            </w:pPr>
          </w:p>
        </w:tc>
      </w:tr>
    </w:tbl>
    <w:p w14:paraId="08FFD2D4" w14:textId="5E86B61B" w:rsidR="004A6BCB" w:rsidDel="009521B7" w:rsidRDefault="004A6BCB">
      <w:pPr>
        <w:jc w:val="both"/>
        <w:rPr>
          <w:del w:id="417" w:author="Speedziarz" w:date="2014-12-08T13:44:00Z"/>
        </w:rPr>
        <w:pPrChange w:id="418" w:author="aich" w:date="2014-12-08T06:13:00Z">
          <w:pPr/>
        </w:pPrChange>
      </w:pPr>
    </w:p>
    <w:p w14:paraId="36ABD7BE" w14:textId="6869C8F9" w:rsidR="008A0A88" w:rsidDel="009521B7" w:rsidRDefault="004A6BCB">
      <w:pPr>
        <w:jc w:val="both"/>
        <w:rPr>
          <w:del w:id="419" w:author="Speedziarz" w:date="2014-12-08T13:44:00Z"/>
        </w:rPr>
        <w:pPrChange w:id="420" w:author="aich" w:date="2014-12-08T06:13:00Z">
          <w:pPr/>
        </w:pPrChange>
      </w:pPr>
      <w:del w:id="421" w:author="Speedziarz" w:date="2014-12-08T13:44:00Z">
        <w:r w:rsidDel="009521B7">
          <w:br w:type="page"/>
        </w:r>
      </w:del>
    </w:p>
    <w:p w14:paraId="58ED9073" w14:textId="053B9B7D" w:rsidR="00F14694" w:rsidDel="009521B7" w:rsidRDefault="00F14694">
      <w:pPr>
        <w:spacing w:line="360" w:lineRule="auto"/>
        <w:jc w:val="both"/>
        <w:rPr>
          <w:del w:id="422" w:author="Speedziarz" w:date="2014-12-08T13:44:00Z"/>
          <w:rFonts w:cs="Arial"/>
          <w:sz w:val="32"/>
          <w:szCs w:val="32"/>
          <w:u w:val="single"/>
        </w:rPr>
        <w:sectPr w:rsidR="00F14694" w:rsidDel="009521B7" w:rsidSect="009521B7">
          <w:headerReference w:type="default" r:id="rId15"/>
          <w:footerReference w:type="default" r:id="rId16"/>
          <w:footerReference w:type="first" r:id="rId17"/>
          <w:pgSz w:w="11905" w:h="16837"/>
          <w:pgMar w:top="964" w:right="992" w:bottom="288" w:left="1417" w:header="964" w:footer="288" w:gutter="0"/>
          <w:cols w:space="708"/>
        </w:sectPr>
        <w:pPrChange w:id="425" w:author="aich" w:date="2014-12-08T06:13:00Z">
          <w:pPr>
            <w:spacing w:line="360" w:lineRule="auto"/>
            <w:jc w:val="center"/>
          </w:pPr>
        </w:pPrChange>
      </w:pPr>
      <w:bookmarkStart w:id="426" w:name="__bookmark_2"/>
      <w:bookmarkEnd w:id="426"/>
    </w:p>
    <w:p w14:paraId="474A6EB6" w14:textId="77777777" w:rsidR="005D7993" w:rsidRDefault="008A0A88">
      <w:pPr>
        <w:spacing w:line="360" w:lineRule="auto"/>
        <w:jc w:val="both"/>
        <w:pPrChange w:id="427" w:author="aich" w:date="2014-12-08T06:13:00Z">
          <w:pPr>
            <w:spacing w:line="360" w:lineRule="auto"/>
            <w:jc w:val="center"/>
          </w:pPr>
        </w:pPrChange>
      </w:pPr>
      <w:r w:rsidRPr="005D7993">
        <w:rPr>
          <w:rFonts w:cs="Arial"/>
          <w:sz w:val="32"/>
          <w:szCs w:val="32"/>
          <w:u w:val="single"/>
        </w:rPr>
        <w:t>Streszczenie</w:t>
      </w:r>
    </w:p>
    <w:p w14:paraId="519C4528" w14:textId="77777777" w:rsidR="005D7993" w:rsidRDefault="005D7993">
      <w:pPr>
        <w:jc w:val="both"/>
        <w:pPrChange w:id="428" w:author="aich" w:date="2014-12-08T06:13:00Z">
          <w:pPr>
            <w:jc w:val="center"/>
          </w:pPr>
        </w:pPrChange>
      </w:pPr>
    </w:p>
    <w:p w14:paraId="61E43C21" w14:textId="41FBE971" w:rsidR="00166924" w:rsidRDefault="005D7993">
      <w:pPr>
        <w:spacing w:line="360" w:lineRule="auto"/>
        <w:ind w:firstLine="708"/>
        <w:jc w:val="both"/>
        <w:rPr>
          <w:ins w:id="429" w:author="Speedziarz" w:date="2014-12-10T10:34:00Z"/>
          <w:rFonts w:cs="Arial"/>
        </w:rPr>
        <w:pPrChange w:id="430" w:author="aich" w:date="2014-12-08T06:13:00Z">
          <w:pPr>
            <w:spacing w:line="360" w:lineRule="auto"/>
            <w:ind w:firstLine="708"/>
          </w:pPr>
        </w:pPrChange>
      </w:pPr>
      <w:r>
        <w:rPr>
          <w:rFonts w:cs="Arial"/>
        </w:rPr>
        <w:t>Obecna dokumentacja zawiera zbiorcze dane</w:t>
      </w:r>
      <w:ins w:id="431" w:author="Speedziarz" w:date="2014-12-08T03:15:00Z">
        <w:r w:rsidR="007920A5">
          <w:rPr>
            <w:rFonts w:cs="Arial"/>
          </w:rPr>
          <w:t xml:space="preserve">, </w:t>
        </w:r>
      </w:ins>
      <w:del w:id="432" w:author="Speedziarz" w:date="2014-12-08T03:15:00Z">
        <w:r w:rsidDel="007920A5">
          <w:rPr>
            <w:rFonts w:cs="Arial"/>
          </w:rPr>
          <w:delText xml:space="preserve"> </w:delText>
        </w:r>
      </w:del>
      <w:r>
        <w:rPr>
          <w:rFonts w:cs="Arial"/>
        </w:rPr>
        <w:t>przedstawiające etapy wytwarzania oprogramowania, jak i</w:t>
      </w:r>
      <w:r w:rsidR="00D3465D">
        <w:rPr>
          <w:rFonts w:cs="Arial"/>
        </w:rPr>
        <w:t xml:space="preserve"> dokumentuje rzeczy wdrożone w system. Efektem prac projektu dyplomowego inżynierskiego była aplikacja wspierająca generowanie tras w firmie logistyczne. Główną technologią wykorzystaną w projekcie jest ASP.NET MVC. Głównym zakresem pracy było stworzenie na podstawie istniejących algorytmów systemu</w:t>
      </w:r>
      <w:ins w:id="433" w:author="Speedziarz" w:date="2014-12-08T03:15:00Z">
        <w:r w:rsidR="007920A5">
          <w:rPr>
            <w:rFonts w:cs="Arial"/>
          </w:rPr>
          <w:t xml:space="preserve">, </w:t>
        </w:r>
      </w:ins>
      <w:del w:id="434" w:author="Speedziarz" w:date="2014-12-08T03:15:00Z">
        <w:r w:rsidR="00D3465D" w:rsidDel="007920A5">
          <w:rPr>
            <w:rFonts w:cs="Arial"/>
          </w:rPr>
          <w:delText xml:space="preserve"> </w:delText>
        </w:r>
      </w:del>
      <w:r w:rsidR="00D3465D">
        <w:rPr>
          <w:rFonts w:cs="Arial"/>
        </w:rPr>
        <w:t xml:space="preserve">który umożliwi generowanie tras w firmie logistycznej oraz ich wizualizację za pomocą map online w przeglądarce internetowej. Podczas projektu powstała aplikacja posiadająca wyżej wymienione wymagania. Aby system był funkcjonalny dla potencjalnego klienta powstała również odrębna część systemu skupiająca się na zarządzaniu użytkownikami oraz część modelu przechowująca dane, aby system mógł być wdrożony w przyszłe przedsiębiorstwo. </w:t>
      </w:r>
      <w:r w:rsidR="00166924">
        <w:rPr>
          <w:rFonts w:cs="Arial"/>
        </w:rPr>
        <w:t>Ważnym aspektem naszego systemu jest fakt, że generuje on optymalne trasy przejazdu według zadanych parametrów, więc realistycznie może zmniejszyć koszty funkcjonowania firmy transportowej potencjalnego klienta. Dokument ten w głównej mierze przedstawia budowę systemu, jak i metodyki wykorzystane podczas wytwarzania. Przedstawiono dokładnie wizję systemu i założenia ustalone przed etapem implementacyjnym oraz dokładnie opisano poszczególne etapy wytwarzania oprogramowania.</w:t>
      </w:r>
    </w:p>
    <w:p w14:paraId="744E57B9" w14:textId="77777777" w:rsidR="00A40CE1" w:rsidRDefault="00A40CE1">
      <w:pPr>
        <w:spacing w:line="360" w:lineRule="auto"/>
        <w:ind w:firstLine="708"/>
        <w:jc w:val="both"/>
        <w:rPr>
          <w:ins w:id="435" w:author="Speedziarz" w:date="2014-12-10T10:36:00Z"/>
          <w:rFonts w:cs="Arial"/>
        </w:rPr>
        <w:pPrChange w:id="436" w:author="aich" w:date="2014-12-08T06:13:00Z">
          <w:pPr>
            <w:spacing w:line="360" w:lineRule="auto"/>
            <w:ind w:firstLine="708"/>
          </w:pPr>
        </w:pPrChange>
      </w:pPr>
    </w:p>
    <w:p w14:paraId="7C884B74" w14:textId="77777777" w:rsidR="00A40CE1" w:rsidRDefault="00A40CE1">
      <w:pPr>
        <w:spacing w:line="360" w:lineRule="auto"/>
        <w:ind w:firstLine="708"/>
        <w:jc w:val="both"/>
        <w:rPr>
          <w:ins w:id="437" w:author="Speedziarz" w:date="2014-12-10T10:34:00Z"/>
          <w:rFonts w:cs="Arial"/>
        </w:rPr>
        <w:pPrChange w:id="438" w:author="aich" w:date="2014-12-08T06:13:00Z">
          <w:pPr>
            <w:spacing w:line="360" w:lineRule="auto"/>
            <w:ind w:firstLine="708"/>
          </w:pPr>
        </w:pPrChange>
      </w:pPr>
      <w:bookmarkStart w:id="439" w:name="_GoBack"/>
      <w:bookmarkEnd w:id="439"/>
    </w:p>
    <w:p w14:paraId="148570B7" w14:textId="4E1B1A74" w:rsidR="00A40CE1" w:rsidRDefault="00A40CE1" w:rsidP="00A40CE1">
      <w:pPr>
        <w:spacing w:line="360" w:lineRule="auto"/>
        <w:rPr>
          <w:ins w:id="440" w:author="Speedziarz" w:date="2014-12-10T00:26:00Z"/>
          <w:rFonts w:cs="Arial"/>
        </w:rPr>
        <w:pPrChange w:id="441" w:author="Speedziarz" w:date="2014-12-10T10:35:00Z">
          <w:pPr>
            <w:spacing w:line="360" w:lineRule="auto"/>
            <w:ind w:firstLine="708"/>
          </w:pPr>
        </w:pPrChange>
      </w:pPr>
      <w:ins w:id="442" w:author="Speedziarz" w:date="2014-12-10T10:35:00Z">
        <w:r w:rsidRPr="00A40CE1">
          <w:rPr>
            <w:rFonts w:cs="Arial"/>
            <w:sz w:val="32"/>
            <w:szCs w:val="32"/>
            <w:u w:val="single"/>
          </w:rPr>
          <w:t>Abstract</w:t>
        </w:r>
      </w:ins>
    </w:p>
    <w:p w14:paraId="2289C7E3" w14:textId="77777777" w:rsidR="00165122" w:rsidRDefault="00165122">
      <w:pPr>
        <w:spacing w:line="360" w:lineRule="auto"/>
        <w:ind w:firstLine="708"/>
        <w:jc w:val="both"/>
        <w:rPr>
          <w:rFonts w:cs="Arial"/>
        </w:rPr>
        <w:pPrChange w:id="443" w:author="aich" w:date="2014-12-08T06:13:00Z">
          <w:pPr>
            <w:spacing w:line="360" w:lineRule="auto"/>
            <w:ind w:firstLine="708"/>
          </w:pPr>
        </w:pPrChange>
      </w:pPr>
    </w:p>
    <w:p w14:paraId="0635AB15" w14:textId="2D8E6185" w:rsidR="00166924" w:rsidRPr="00221B26" w:rsidDel="00E054A5" w:rsidRDefault="00165122">
      <w:pPr>
        <w:spacing w:line="360" w:lineRule="auto"/>
        <w:ind w:firstLine="708"/>
        <w:jc w:val="both"/>
        <w:rPr>
          <w:del w:id="444" w:author="Speedziarz" w:date="2014-12-09T23:53:00Z"/>
          <w:rFonts w:cs="Arial"/>
          <w:lang w:val="en-US"/>
          <w:rPrChange w:id="445" w:author="Speedziarz" w:date="2014-12-09T23:46:00Z">
            <w:rPr>
              <w:del w:id="446" w:author="Speedziarz" w:date="2014-12-09T23:53:00Z"/>
              <w:rFonts w:cs="Arial"/>
            </w:rPr>
          </w:rPrChange>
        </w:rPr>
        <w:pPrChange w:id="447" w:author="Speedziarz" w:date="2014-12-10T00:19:00Z">
          <w:pPr>
            <w:spacing w:line="360" w:lineRule="auto"/>
            <w:ind w:firstLine="708"/>
          </w:pPr>
        </w:pPrChange>
      </w:pPr>
      <w:ins w:id="448" w:author="Speedziarz" w:date="2014-12-10T00:24:00Z">
        <w:r w:rsidRPr="00165122">
          <w:rPr>
            <w:rFonts w:cs="Arial"/>
            <w:lang w:val="en-US"/>
          </w:rPr>
          <w:t>Th</w:t>
        </w:r>
        <w:r>
          <w:rPr>
            <w:rFonts w:cs="Arial"/>
            <w:lang w:val="en-US"/>
          </w:rPr>
          <w:t>is documentation</w:t>
        </w:r>
        <w:r w:rsidRPr="00165122">
          <w:rPr>
            <w:rFonts w:cs="Arial"/>
            <w:lang w:val="en-US"/>
          </w:rPr>
          <w:t xml:space="preserve"> summarizes data showing the stages of software development, as well as documenting things implemented in the system. The outcome of the project was an engineerin</w:t>
        </w:r>
        <w:r>
          <w:rPr>
            <w:rFonts w:cs="Arial"/>
            <w:lang w:val="en-US"/>
          </w:rPr>
          <w:t xml:space="preserve">g diploma application </w:t>
        </w:r>
      </w:ins>
      <w:ins w:id="449" w:author="Speedziarz" w:date="2014-12-10T00:25:00Z">
        <w:r>
          <w:rPr>
            <w:rFonts w:cs="Arial"/>
            <w:lang w:val="en-US"/>
          </w:rPr>
          <w:t>assisting</w:t>
        </w:r>
      </w:ins>
      <w:ins w:id="450" w:author="Speedziarz" w:date="2014-12-10T00:24:00Z">
        <w:r w:rsidRPr="00165122">
          <w:rPr>
            <w:rFonts w:cs="Arial"/>
            <w:lang w:val="en-US"/>
          </w:rPr>
          <w:t xml:space="preserve"> </w:t>
        </w:r>
      </w:ins>
      <w:ins w:id="451" w:author="Speedziarz" w:date="2014-12-10T00:26:00Z">
        <w:r>
          <w:rPr>
            <w:rFonts w:cs="Arial"/>
            <w:lang w:val="en-US"/>
          </w:rPr>
          <w:t xml:space="preserve">the process of </w:t>
        </w:r>
      </w:ins>
      <w:ins w:id="452" w:author="Speedziarz" w:date="2014-12-10T00:24:00Z">
        <w:r w:rsidRPr="00165122">
          <w:rPr>
            <w:rFonts w:cs="Arial"/>
            <w:lang w:val="en-US"/>
          </w:rPr>
          <w:t xml:space="preserve">generation </w:t>
        </w:r>
      </w:ins>
      <w:ins w:id="453" w:author="Speedziarz" w:date="2014-12-10T00:26:00Z">
        <w:r>
          <w:rPr>
            <w:rFonts w:cs="Arial"/>
            <w:lang w:val="en-US"/>
          </w:rPr>
          <w:t>daily</w:t>
        </w:r>
      </w:ins>
      <w:ins w:id="454" w:author="Speedziarz" w:date="2014-12-10T00:25:00Z">
        <w:r>
          <w:rPr>
            <w:rFonts w:cs="Arial"/>
            <w:lang w:val="en-US"/>
          </w:rPr>
          <w:t xml:space="preserve"> </w:t>
        </w:r>
        <w:r w:rsidRPr="00165122">
          <w:rPr>
            <w:rFonts w:cs="Arial"/>
            <w:lang w:val="en-US"/>
          </w:rPr>
          <w:t>routes</w:t>
        </w:r>
      </w:ins>
      <w:ins w:id="455" w:author="Speedziarz" w:date="2014-12-10T00:26:00Z">
        <w:r>
          <w:rPr>
            <w:rFonts w:cs="Arial"/>
            <w:lang w:val="en-US"/>
          </w:rPr>
          <w:t xml:space="preserve"> for couriers in</w:t>
        </w:r>
      </w:ins>
      <w:ins w:id="456" w:author="Speedziarz" w:date="2014-12-10T00:25:00Z">
        <w:r>
          <w:rPr>
            <w:rFonts w:cs="Arial"/>
            <w:lang w:val="en-US"/>
          </w:rPr>
          <w:t xml:space="preserve"> </w:t>
        </w:r>
      </w:ins>
      <w:ins w:id="457" w:author="Speedziarz" w:date="2014-12-10T00:26:00Z">
        <w:r>
          <w:rPr>
            <w:rFonts w:cs="Arial"/>
            <w:lang w:val="en-US"/>
          </w:rPr>
          <w:t>a logistics company</w:t>
        </w:r>
      </w:ins>
      <w:ins w:id="458" w:author="Speedziarz" w:date="2014-12-10T00:24:00Z">
        <w:r w:rsidRPr="00165122">
          <w:rPr>
            <w:rFonts w:cs="Arial"/>
            <w:lang w:val="en-US"/>
          </w:rPr>
          <w:t>. The main tech</w:t>
        </w:r>
        <w:r>
          <w:rPr>
            <w:rFonts w:cs="Arial"/>
            <w:lang w:val="en-US"/>
          </w:rPr>
          <w:t>nology used in the project is</w:t>
        </w:r>
        <w:r w:rsidRPr="00165122">
          <w:rPr>
            <w:rFonts w:cs="Arial"/>
            <w:lang w:val="en-US"/>
          </w:rPr>
          <w:t xml:space="preserve"> ASP.NET MVC. The main scope of this work was the creation</w:t>
        </w:r>
      </w:ins>
      <w:ins w:id="459" w:author="Speedziarz" w:date="2014-12-10T00:29:00Z">
        <w:r>
          <w:rPr>
            <w:rFonts w:cs="Arial"/>
            <w:lang w:val="en-US"/>
          </w:rPr>
          <w:t>,</w:t>
        </w:r>
      </w:ins>
      <w:ins w:id="460" w:author="Speedziarz" w:date="2014-12-10T00:28:00Z">
        <w:r>
          <w:rPr>
            <w:rFonts w:cs="Arial"/>
            <w:lang w:val="en-US"/>
          </w:rPr>
          <w:t xml:space="preserve"> </w:t>
        </w:r>
        <w:r w:rsidRPr="00165122">
          <w:rPr>
            <w:rFonts w:cs="Arial"/>
            <w:lang w:val="en-US"/>
          </w:rPr>
          <w:t>based on</w:t>
        </w:r>
      </w:ins>
      <w:ins w:id="461" w:author="Speedziarz" w:date="2014-12-10T00:24:00Z">
        <w:r w:rsidRPr="00165122">
          <w:rPr>
            <w:rFonts w:cs="Arial"/>
            <w:lang w:val="en-US"/>
          </w:rPr>
          <w:t xml:space="preserve"> </w:t>
        </w:r>
      </w:ins>
      <w:ins w:id="462" w:author="Speedziarz" w:date="2014-12-10T00:28:00Z">
        <w:r w:rsidRPr="00165122">
          <w:rPr>
            <w:rFonts w:cs="Arial"/>
            <w:lang w:val="en-US"/>
          </w:rPr>
          <w:t>existing algorithms</w:t>
        </w:r>
      </w:ins>
      <w:ins w:id="463" w:author="Speedziarz" w:date="2014-12-10T00:29:00Z">
        <w:r>
          <w:rPr>
            <w:rFonts w:cs="Arial"/>
            <w:lang w:val="en-US"/>
          </w:rPr>
          <w:t>,</w:t>
        </w:r>
      </w:ins>
      <w:ins w:id="464" w:author="Speedziarz" w:date="2014-12-10T00:28:00Z">
        <w:r>
          <w:rPr>
            <w:rFonts w:cs="Arial"/>
            <w:lang w:val="en-US"/>
          </w:rPr>
          <w:t xml:space="preserve"> </w:t>
        </w:r>
      </w:ins>
      <w:ins w:id="465" w:author="Speedziarz" w:date="2014-12-10T00:24:00Z">
        <w:r>
          <w:rPr>
            <w:rFonts w:cs="Arial"/>
            <w:lang w:val="en-US"/>
          </w:rPr>
          <w:t>of a system that will allow</w:t>
        </w:r>
        <w:r w:rsidRPr="00165122">
          <w:rPr>
            <w:rFonts w:cs="Arial"/>
            <w:lang w:val="en-US"/>
          </w:rPr>
          <w:t xml:space="preserve"> </w:t>
        </w:r>
      </w:ins>
      <w:ins w:id="466" w:author="Speedziarz" w:date="2014-12-10T00:30:00Z">
        <w:r>
          <w:rPr>
            <w:rFonts w:cs="Arial"/>
            <w:lang w:val="en-US"/>
          </w:rPr>
          <w:t xml:space="preserve">a logistics </w:t>
        </w:r>
      </w:ins>
      <w:ins w:id="467" w:author="Speedziarz" w:date="2014-12-10T00:24:00Z">
        <w:r>
          <w:rPr>
            <w:rFonts w:cs="Arial"/>
            <w:lang w:val="en-US"/>
          </w:rPr>
          <w:t>company to generate routes</w:t>
        </w:r>
        <w:r w:rsidRPr="00165122">
          <w:rPr>
            <w:rFonts w:cs="Arial"/>
            <w:lang w:val="en-US"/>
          </w:rPr>
          <w:t xml:space="preserve"> and visualiz</w:t>
        </w:r>
        <w:r>
          <w:rPr>
            <w:rFonts w:cs="Arial"/>
            <w:lang w:val="en-US"/>
          </w:rPr>
          <w:t>e them using online maps</w:t>
        </w:r>
      </w:ins>
      <w:ins w:id="468" w:author="Speedziarz" w:date="2014-12-10T00:30:00Z">
        <w:r>
          <w:rPr>
            <w:rFonts w:cs="Arial"/>
            <w:lang w:val="en-US"/>
          </w:rPr>
          <w:t xml:space="preserve"> systems (such as GoogleMaps)</w:t>
        </w:r>
      </w:ins>
      <w:ins w:id="469" w:author="Speedziarz" w:date="2014-12-10T00:24:00Z">
        <w:r>
          <w:rPr>
            <w:rFonts w:cs="Arial"/>
            <w:lang w:val="en-US"/>
          </w:rPr>
          <w:t xml:space="preserve"> in </w:t>
        </w:r>
      </w:ins>
      <w:ins w:id="470" w:author="Speedziarz" w:date="2014-12-10T00:30:00Z">
        <w:r>
          <w:rPr>
            <w:rFonts w:cs="Arial"/>
            <w:lang w:val="en-US"/>
          </w:rPr>
          <w:t>web</w:t>
        </w:r>
      </w:ins>
      <w:ins w:id="471" w:author="Speedziarz" w:date="2014-12-10T00:24:00Z">
        <w:r w:rsidRPr="00165122">
          <w:rPr>
            <w:rFonts w:cs="Arial"/>
            <w:lang w:val="en-US"/>
          </w:rPr>
          <w:t xml:space="preserve"> bro</w:t>
        </w:r>
        <w:r>
          <w:rPr>
            <w:rFonts w:cs="Arial"/>
            <w:lang w:val="en-US"/>
          </w:rPr>
          <w:t>wser. During th</w:t>
        </w:r>
      </w:ins>
      <w:ins w:id="472" w:author="Speedziarz" w:date="2014-12-10T00:31:00Z">
        <w:r>
          <w:rPr>
            <w:rFonts w:cs="Arial"/>
            <w:lang w:val="en-US"/>
          </w:rPr>
          <w:t>is</w:t>
        </w:r>
      </w:ins>
      <w:ins w:id="473" w:author="Speedziarz" w:date="2014-12-10T00:24:00Z">
        <w:r>
          <w:rPr>
            <w:rFonts w:cs="Arial"/>
            <w:lang w:val="en-US"/>
          </w:rPr>
          <w:t xml:space="preserve"> project, </w:t>
        </w:r>
      </w:ins>
      <w:ins w:id="474" w:author="Speedziarz" w:date="2014-12-10T00:31:00Z">
        <w:r>
          <w:rPr>
            <w:rFonts w:cs="Arial"/>
            <w:lang w:val="en-US"/>
          </w:rPr>
          <w:t>the</w:t>
        </w:r>
      </w:ins>
      <w:ins w:id="475" w:author="Speedziarz" w:date="2014-12-10T00:24:00Z">
        <w:r>
          <w:rPr>
            <w:rFonts w:cs="Arial"/>
            <w:lang w:val="en-US"/>
          </w:rPr>
          <w:t xml:space="preserve"> application</w:t>
        </w:r>
      </w:ins>
      <w:ins w:id="476" w:author="Speedziarz" w:date="2014-12-10T00:31:00Z">
        <w:r>
          <w:rPr>
            <w:rFonts w:cs="Arial"/>
            <w:lang w:val="en-US"/>
          </w:rPr>
          <w:t xml:space="preserve"> meeting </w:t>
        </w:r>
      </w:ins>
      <w:ins w:id="477" w:author="Speedziarz" w:date="2014-12-10T00:24:00Z">
        <w:r w:rsidRPr="00165122">
          <w:rPr>
            <w:rFonts w:cs="Arial"/>
            <w:lang w:val="en-US"/>
          </w:rPr>
          <w:t>above-mentioned requirements</w:t>
        </w:r>
      </w:ins>
      <w:ins w:id="478" w:author="Speedziarz" w:date="2014-12-10T00:31:00Z">
        <w:r>
          <w:rPr>
            <w:rFonts w:cs="Arial"/>
            <w:lang w:val="en-US"/>
          </w:rPr>
          <w:t xml:space="preserve"> was created</w:t>
        </w:r>
      </w:ins>
      <w:ins w:id="479" w:author="Speedziarz" w:date="2014-12-10T00:24:00Z">
        <w:r w:rsidRPr="00165122">
          <w:rPr>
            <w:rFonts w:cs="Arial"/>
            <w:lang w:val="en-US"/>
          </w:rPr>
          <w:t>. To make the system functional for a potential client</w:t>
        </w:r>
      </w:ins>
      <w:ins w:id="480" w:author="Speedziarz" w:date="2014-12-10T00:32:00Z">
        <w:r>
          <w:rPr>
            <w:rFonts w:cs="Arial"/>
            <w:lang w:val="en-US"/>
          </w:rPr>
          <w:t xml:space="preserve"> </w:t>
        </w:r>
      </w:ins>
      <w:ins w:id="481" w:author="Speedziarz" w:date="2014-12-10T00:24:00Z">
        <w:r w:rsidRPr="00165122">
          <w:rPr>
            <w:rFonts w:cs="Arial"/>
            <w:lang w:val="en-US"/>
          </w:rPr>
          <w:t>a separate</w:t>
        </w:r>
        <w:r w:rsidR="003361A2">
          <w:rPr>
            <w:rFonts w:cs="Arial"/>
            <w:lang w:val="en-US"/>
          </w:rPr>
          <w:t xml:space="preserve"> part of the system that focuse</w:t>
        </w:r>
      </w:ins>
      <w:ins w:id="482" w:author="Speedziarz" w:date="2014-12-10T00:32:00Z">
        <w:r w:rsidR="003361A2">
          <w:rPr>
            <w:rFonts w:cs="Arial"/>
            <w:lang w:val="en-US"/>
          </w:rPr>
          <w:t>d</w:t>
        </w:r>
      </w:ins>
      <w:ins w:id="483" w:author="Speedziarz" w:date="2014-12-10T00:24:00Z">
        <w:r w:rsidRPr="00165122">
          <w:rPr>
            <w:rFonts w:cs="Arial"/>
            <w:lang w:val="en-US"/>
          </w:rPr>
          <w:t xml:space="preserve"> on managing users, and part of the model that stores data for the system</w:t>
        </w:r>
      </w:ins>
      <w:ins w:id="484" w:author="Speedziarz" w:date="2014-12-10T00:33:00Z">
        <w:r w:rsidR="003361A2">
          <w:rPr>
            <w:rFonts w:cs="Arial"/>
            <w:lang w:val="en-US"/>
          </w:rPr>
          <w:t xml:space="preserve"> in a way that</w:t>
        </w:r>
      </w:ins>
      <w:ins w:id="485" w:author="Speedziarz" w:date="2014-12-10T00:24:00Z">
        <w:r w:rsidR="003361A2">
          <w:rPr>
            <w:rFonts w:cs="Arial"/>
            <w:lang w:val="en-US"/>
          </w:rPr>
          <w:t xml:space="preserve"> </w:t>
        </w:r>
      </w:ins>
      <w:ins w:id="486" w:author="Speedziarz" w:date="2014-12-10T00:33:00Z">
        <w:r w:rsidR="003361A2">
          <w:rPr>
            <w:rFonts w:cs="Arial"/>
            <w:lang w:val="en-US"/>
          </w:rPr>
          <w:t>it</w:t>
        </w:r>
      </w:ins>
      <w:ins w:id="487" w:author="Speedziarz" w:date="2014-12-10T00:24:00Z">
        <w:r w:rsidRPr="00165122">
          <w:rPr>
            <w:rFonts w:cs="Arial"/>
            <w:lang w:val="en-US"/>
          </w:rPr>
          <w:t xml:space="preserve"> </w:t>
        </w:r>
      </w:ins>
      <w:ins w:id="488" w:author="Speedziarz" w:date="2014-12-10T00:33:00Z">
        <w:r w:rsidR="003361A2">
          <w:rPr>
            <w:rFonts w:cs="Arial"/>
            <w:lang w:val="en-US"/>
          </w:rPr>
          <w:t xml:space="preserve">could </w:t>
        </w:r>
      </w:ins>
      <w:ins w:id="489" w:author="Speedziarz" w:date="2014-12-10T00:24:00Z">
        <w:r w:rsidRPr="00165122">
          <w:rPr>
            <w:rFonts w:cs="Arial"/>
            <w:lang w:val="en-US"/>
          </w:rPr>
          <w:t>be im</w:t>
        </w:r>
        <w:r w:rsidR="003361A2">
          <w:rPr>
            <w:rFonts w:cs="Arial"/>
            <w:lang w:val="en-US"/>
          </w:rPr>
          <w:t xml:space="preserve">plemented in the future </w:t>
        </w:r>
      </w:ins>
      <w:ins w:id="490" w:author="Speedziarz" w:date="2014-12-10T00:33:00Z">
        <w:r w:rsidR="003361A2">
          <w:rPr>
            <w:rFonts w:cs="Arial"/>
            <w:lang w:val="en-US"/>
          </w:rPr>
          <w:t>potential client company were</w:t>
        </w:r>
        <w:r w:rsidR="003361A2" w:rsidRPr="00165122">
          <w:rPr>
            <w:rFonts w:cs="Arial"/>
            <w:lang w:val="en-US"/>
          </w:rPr>
          <w:t xml:space="preserve"> also created</w:t>
        </w:r>
      </w:ins>
      <w:ins w:id="491" w:author="Speedziarz" w:date="2014-12-10T00:24:00Z">
        <w:r w:rsidRPr="00165122">
          <w:rPr>
            <w:rFonts w:cs="Arial"/>
            <w:lang w:val="en-US"/>
          </w:rPr>
          <w:t>. An important aspect of our system is that it generates the optimal route according to preset parameters, so realistically can reduce the operating costs of transport</w:t>
        </w:r>
      </w:ins>
      <w:ins w:id="492" w:author="Speedziarz" w:date="2014-12-10T00:35:00Z">
        <w:r w:rsidR="003361A2">
          <w:rPr>
            <w:rFonts w:cs="Arial"/>
            <w:lang w:val="en-US"/>
          </w:rPr>
          <w:t xml:space="preserve"> company -</w:t>
        </w:r>
      </w:ins>
      <w:ins w:id="493" w:author="Speedziarz" w:date="2014-12-10T00:24:00Z">
        <w:r w:rsidRPr="00165122">
          <w:rPr>
            <w:rFonts w:cs="Arial"/>
            <w:lang w:val="en-US"/>
          </w:rPr>
          <w:t xml:space="preserve"> potential customer. This document mainly shows the construction of the system and methodology used during </w:t>
        </w:r>
      </w:ins>
      <w:ins w:id="494" w:author="Speedziarz" w:date="2014-12-10T00:35:00Z">
        <w:r w:rsidR="003361A2">
          <w:rPr>
            <w:rFonts w:cs="Arial"/>
            <w:lang w:val="en-US"/>
          </w:rPr>
          <w:t>development</w:t>
        </w:r>
      </w:ins>
      <w:ins w:id="495" w:author="Speedziarz" w:date="2014-12-10T00:24:00Z">
        <w:r w:rsidRPr="00165122">
          <w:rPr>
            <w:rFonts w:cs="Arial"/>
            <w:lang w:val="en-US"/>
          </w:rPr>
          <w:t xml:space="preserve">. </w:t>
        </w:r>
      </w:ins>
      <w:ins w:id="496" w:author="Speedziarz" w:date="2014-12-10T00:35:00Z">
        <w:r w:rsidR="003361A2">
          <w:rPr>
            <w:rFonts w:cs="Arial"/>
            <w:lang w:val="en-US"/>
          </w:rPr>
          <w:t>The v</w:t>
        </w:r>
      </w:ins>
      <w:ins w:id="497" w:author="Speedziarz" w:date="2014-12-10T00:24:00Z">
        <w:r w:rsidRPr="00165122">
          <w:rPr>
            <w:rFonts w:cs="Arial"/>
            <w:lang w:val="en-US"/>
          </w:rPr>
          <w:t>ision</w:t>
        </w:r>
      </w:ins>
      <w:ins w:id="498" w:author="Speedziarz" w:date="2014-12-10T00:35:00Z">
        <w:r w:rsidR="003361A2">
          <w:rPr>
            <w:rFonts w:cs="Arial"/>
            <w:lang w:val="en-US"/>
          </w:rPr>
          <w:t xml:space="preserve"> of the</w:t>
        </w:r>
      </w:ins>
      <w:ins w:id="499" w:author="Speedziarz" w:date="2014-12-10T00:24:00Z">
        <w:r w:rsidRPr="00165122">
          <w:rPr>
            <w:rFonts w:cs="Arial"/>
            <w:lang w:val="en-US"/>
          </w:rPr>
          <w:t xml:space="preserve"> system </w:t>
        </w:r>
        <w:r w:rsidR="003361A2">
          <w:rPr>
            <w:rFonts w:cs="Arial"/>
            <w:lang w:val="en-US"/>
          </w:rPr>
          <w:t xml:space="preserve">and objectives set before the </w:t>
        </w:r>
      </w:ins>
      <w:ins w:id="500" w:author="Speedziarz" w:date="2014-12-10T00:37:00Z">
        <w:r w:rsidR="003361A2">
          <w:rPr>
            <w:rFonts w:cs="Arial"/>
            <w:lang w:val="en-US"/>
          </w:rPr>
          <w:t>i</w:t>
        </w:r>
      </w:ins>
      <w:ins w:id="501" w:author="Speedziarz" w:date="2014-12-10T00:24:00Z">
        <w:r w:rsidRPr="00165122">
          <w:rPr>
            <w:rFonts w:cs="Arial"/>
            <w:lang w:val="en-US"/>
          </w:rPr>
          <w:t>mplementation stage</w:t>
        </w:r>
      </w:ins>
      <w:ins w:id="502" w:author="Speedziarz" w:date="2014-12-10T00:36:00Z">
        <w:r w:rsidR="003361A2">
          <w:rPr>
            <w:rFonts w:cs="Arial"/>
            <w:lang w:val="en-US"/>
          </w:rPr>
          <w:t xml:space="preserve"> are</w:t>
        </w:r>
        <w:r w:rsidR="003361A2" w:rsidRPr="00165122">
          <w:rPr>
            <w:rFonts w:cs="Arial"/>
            <w:lang w:val="en-US"/>
          </w:rPr>
          <w:t xml:space="preserve"> presented accurately</w:t>
        </w:r>
      </w:ins>
      <w:ins w:id="503" w:author="Speedziarz" w:date="2014-12-10T00:24:00Z">
        <w:r w:rsidR="003361A2">
          <w:rPr>
            <w:rFonts w:cs="Arial"/>
            <w:lang w:val="en-US"/>
          </w:rPr>
          <w:t xml:space="preserve"> and</w:t>
        </w:r>
      </w:ins>
      <w:ins w:id="504" w:author="Speedziarz" w:date="2014-12-10T00:37:00Z">
        <w:r w:rsidR="003361A2">
          <w:rPr>
            <w:rFonts w:cs="Arial"/>
            <w:lang w:val="en-US"/>
          </w:rPr>
          <w:t xml:space="preserve"> </w:t>
        </w:r>
      </w:ins>
      <w:ins w:id="505" w:author="Speedziarz" w:date="2014-12-10T00:24:00Z">
        <w:r w:rsidRPr="00165122">
          <w:rPr>
            <w:rFonts w:cs="Arial"/>
            <w:lang w:val="en-US"/>
          </w:rPr>
          <w:t>the various stages of software development</w:t>
        </w:r>
      </w:ins>
      <w:ins w:id="506" w:author="Speedziarz" w:date="2014-12-10T00:37:00Z">
        <w:r w:rsidR="003361A2">
          <w:rPr>
            <w:rFonts w:cs="Arial"/>
            <w:lang w:val="en-US"/>
          </w:rPr>
          <w:t xml:space="preserve"> were also</w:t>
        </w:r>
        <w:r w:rsidR="003361A2" w:rsidRPr="00165122">
          <w:rPr>
            <w:rFonts w:cs="Arial"/>
            <w:lang w:val="en-US"/>
          </w:rPr>
          <w:t xml:space="preserve"> presented accurately</w:t>
        </w:r>
      </w:ins>
      <w:ins w:id="507" w:author="Speedziarz" w:date="2014-12-10T00:24:00Z">
        <w:r w:rsidRPr="00165122">
          <w:rPr>
            <w:rFonts w:cs="Arial"/>
            <w:lang w:val="en-US"/>
          </w:rPr>
          <w:t>.</w:t>
        </w:r>
      </w:ins>
    </w:p>
    <w:p w14:paraId="4A3FE742" w14:textId="77777777" w:rsidR="003361A2" w:rsidRDefault="003361A2">
      <w:pPr>
        <w:spacing w:line="360" w:lineRule="auto"/>
        <w:ind w:firstLine="708"/>
        <w:jc w:val="both"/>
        <w:rPr>
          <w:ins w:id="508" w:author="Speedziarz" w:date="2014-12-10T00:37:00Z"/>
          <w:lang w:val="en-US"/>
        </w:rPr>
        <w:pPrChange w:id="509" w:author="Speedziarz" w:date="2014-12-10T00:19:00Z">
          <w:pPr>
            <w:numPr>
              <w:numId w:val="3"/>
            </w:numPr>
            <w:spacing w:line="360" w:lineRule="auto"/>
            <w:ind w:left="360" w:hanging="360"/>
          </w:pPr>
        </w:pPrChange>
      </w:pPr>
    </w:p>
    <w:p w14:paraId="549103EF" w14:textId="77777777" w:rsidR="00E6509C" w:rsidRDefault="00E6509C">
      <w:pPr>
        <w:spacing w:line="360" w:lineRule="auto"/>
        <w:jc w:val="both"/>
        <w:rPr>
          <w:ins w:id="510" w:author="Speedziarz" w:date="2014-12-10T00:38:00Z"/>
          <w:lang w:val="en-US"/>
        </w:rPr>
        <w:pPrChange w:id="511" w:author="Speedziarz" w:date="2014-12-10T00:38:00Z">
          <w:pPr>
            <w:numPr>
              <w:numId w:val="3"/>
            </w:numPr>
            <w:spacing w:line="360" w:lineRule="auto"/>
            <w:ind w:left="360" w:hanging="360"/>
          </w:pPr>
        </w:pPrChange>
      </w:pPr>
    </w:p>
    <w:p w14:paraId="3569C7F0" w14:textId="5F2C165C" w:rsidR="00DD59B7" w:rsidRPr="00221B26" w:rsidDel="00F2439F" w:rsidRDefault="008A0A88">
      <w:pPr>
        <w:spacing w:line="360" w:lineRule="auto"/>
        <w:jc w:val="both"/>
        <w:rPr>
          <w:del w:id="512" w:author="Speedziarz" w:date="2014-12-07T23:14:00Z"/>
          <w:lang w:val="en-US"/>
          <w:rPrChange w:id="513" w:author="Speedziarz" w:date="2014-12-09T23:46:00Z">
            <w:rPr>
              <w:del w:id="514" w:author="Speedziarz" w:date="2014-12-07T23:14:00Z"/>
            </w:rPr>
          </w:rPrChange>
        </w:rPr>
        <w:pPrChange w:id="515" w:author="Speedziarz" w:date="2014-12-10T00:38:00Z">
          <w:pPr>
            <w:spacing w:line="360" w:lineRule="auto"/>
            <w:ind w:firstLine="708"/>
          </w:pPr>
        </w:pPrChange>
      </w:pPr>
      <w:del w:id="516" w:author="Speedziarz" w:date="2014-12-10T00:37:00Z">
        <w:r w:rsidRPr="00221B26" w:rsidDel="003361A2">
          <w:rPr>
            <w:lang w:val="en-US"/>
            <w:rPrChange w:id="517" w:author="Speedziarz" w:date="2014-12-09T23:46:00Z">
              <w:rPr/>
            </w:rPrChange>
          </w:rPr>
          <w:lastRenderedPageBreak/>
          <w:br w:type="page"/>
        </w:r>
      </w:del>
      <w:commentRangeStart w:id="518"/>
      <w:del w:id="519" w:author="Speedziarz" w:date="2014-12-07T23:14:00Z">
        <w:r w:rsidR="000A30C7" w:rsidRPr="00221B26" w:rsidDel="00F2439F">
          <w:rPr>
            <w:rFonts w:cs="Arial"/>
            <w:b/>
            <w:sz w:val="32"/>
            <w:szCs w:val="32"/>
            <w:u w:val="single"/>
            <w:lang w:val="en-US"/>
            <w:rPrChange w:id="520" w:author="Speedziarz" w:date="2014-12-09T23:46:00Z">
              <w:rPr>
                <w:rFonts w:cs="Arial"/>
                <w:b/>
                <w:sz w:val="32"/>
                <w:szCs w:val="32"/>
                <w:u w:val="single"/>
              </w:rPr>
            </w:rPrChange>
          </w:rPr>
          <w:delText>SPIS TREŚCI</w:delText>
        </w:r>
        <w:commentRangeEnd w:id="518"/>
        <w:r w:rsidR="00F517CA" w:rsidDel="00F2439F">
          <w:rPr>
            <w:rStyle w:val="Odwoaniedokomentarza"/>
          </w:rPr>
          <w:commentReference w:id="518"/>
        </w:r>
      </w:del>
    </w:p>
    <w:p w14:paraId="6503E153" w14:textId="3962A77B" w:rsidR="000A30C7" w:rsidRPr="00221B26" w:rsidDel="00F2439F" w:rsidRDefault="000A30C7">
      <w:pPr>
        <w:spacing w:line="360" w:lineRule="auto"/>
        <w:jc w:val="both"/>
        <w:rPr>
          <w:del w:id="521" w:author="Speedziarz" w:date="2014-12-07T23:14:00Z"/>
          <w:rFonts w:cs="Arial"/>
          <w:lang w:val="en-US"/>
          <w:rPrChange w:id="522" w:author="Speedziarz" w:date="2014-12-09T23:46:00Z">
            <w:rPr>
              <w:del w:id="523" w:author="Speedziarz" w:date="2014-12-07T23:14:00Z"/>
              <w:rFonts w:cs="Arial"/>
            </w:rPr>
          </w:rPrChange>
        </w:rPr>
        <w:pPrChange w:id="524" w:author="Speedziarz" w:date="2014-12-10T00:38:00Z">
          <w:pPr>
            <w:spacing w:line="360" w:lineRule="auto"/>
          </w:pPr>
        </w:pPrChange>
      </w:pPr>
    </w:p>
    <w:p w14:paraId="6FC1BF9C" w14:textId="03CA2545" w:rsidR="000A30C7" w:rsidRPr="00221B26" w:rsidDel="00F2439F" w:rsidRDefault="00436048">
      <w:pPr>
        <w:spacing w:line="360" w:lineRule="auto"/>
        <w:jc w:val="both"/>
        <w:rPr>
          <w:del w:id="525" w:author="Speedziarz" w:date="2014-12-07T23:14:00Z"/>
          <w:rFonts w:cs="Arial"/>
          <w:sz w:val="28"/>
          <w:szCs w:val="28"/>
          <w:lang w:val="en-US"/>
          <w:rPrChange w:id="526" w:author="Speedziarz" w:date="2014-12-09T23:46:00Z">
            <w:rPr>
              <w:del w:id="527" w:author="Speedziarz" w:date="2014-12-07T23:14:00Z"/>
              <w:rFonts w:cs="Arial"/>
              <w:sz w:val="28"/>
              <w:szCs w:val="28"/>
            </w:rPr>
          </w:rPrChange>
        </w:rPr>
        <w:pPrChange w:id="528" w:author="Speedziarz" w:date="2014-12-10T00:38:00Z">
          <w:pPr>
            <w:numPr>
              <w:numId w:val="3"/>
            </w:numPr>
            <w:spacing w:line="360" w:lineRule="auto"/>
            <w:ind w:left="360" w:hanging="360"/>
          </w:pPr>
        </w:pPrChange>
      </w:pPr>
      <w:del w:id="529" w:author="Speedziarz" w:date="2014-12-07T23:14:00Z">
        <w:r w:rsidRPr="00221B26" w:rsidDel="00F2439F">
          <w:rPr>
            <w:rFonts w:cs="Arial"/>
            <w:sz w:val="28"/>
            <w:szCs w:val="28"/>
            <w:lang w:val="en-US"/>
            <w:rPrChange w:id="530" w:author="Speedziarz" w:date="2014-12-09T23:46:00Z">
              <w:rPr>
                <w:rFonts w:cs="Arial"/>
                <w:sz w:val="28"/>
                <w:szCs w:val="28"/>
              </w:rPr>
            </w:rPrChange>
          </w:rPr>
          <w:delText>Raport końcowy</w:delText>
        </w:r>
        <w:r w:rsidR="00F60409" w:rsidRPr="00221B26" w:rsidDel="00F2439F">
          <w:rPr>
            <w:rFonts w:cs="Arial"/>
            <w:sz w:val="28"/>
            <w:szCs w:val="28"/>
            <w:lang w:val="en-US"/>
            <w:rPrChange w:id="531" w:author="Speedziarz" w:date="2014-12-09T23:46:00Z">
              <w:rPr>
                <w:rFonts w:cs="Arial"/>
                <w:sz w:val="28"/>
                <w:szCs w:val="28"/>
              </w:rPr>
            </w:rPrChange>
          </w:rPr>
          <w:delText>………………………………………………………</w:delText>
        </w:r>
        <w:r w:rsidR="00250A0E" w:rsidRPr="00221B26" w:rsidDel="00F2439F">
          <w:rPr>
            <w:rFonts w:cs="Arial"/>
            <w:sz w:val="28"/>
            <w:szCs w:val="28"/>
            <w:lang w:val="en-US"/>
            <w:rPrChange w:id="532" w:author="Speedziarz" w:date="2014-12-09T23:46:00Z">
              <w:rPr>
                <w:rFonts w:cs="Arial"/>
                <w:sz w:val="28"/>
                <w:szCs w:val="28"/>
              </w:rPr>
            </w:rPrChange>
          </w:rPr>
          <w:delText>….</w:delText>
        </w:r>
        <w:r w:rsidR="003D0B0E" w:rsidRPr="00221B26" w:rsidDel="00F2439F">
          <w:rPr>
            <w:rFonts w:cs="Arial"/>
            <w:sz w:val="28"/>
            <w:szCs w:val="28"/>
            <w:lang w:val="en-US"/>
            <w:rPrChange w:id="533" w:author="Speedziarz" w:date="2014-12-09T23:46:00Z">
              <w:rPr>
                <w:rFonts w:cs="Arial"/>
                <w:sz w:val="28"/>
                <w:szCs w:val="28"/>
              </w:rPr>
            </w:rPrChange>
          </w:rPr>
          <w:delText>5</w:delText>
        </w:r>
      </w:del>
    </w:p>
    <w:p w14:paraId="6ACEB2C6" w14:textId="4DDE4DB8" w:rsidR="00CA1F89" w:rsidRPr="00221B26" w:rsidDel="00F2439F" w:rsidRDefault="00055FED">
      <w:pPr>
        <w:spacing w:line="360" w:lineRule="auto"/>
        <w:jc w:val="both"/>
        <w:rPr>
          <w:del w:id="534" w:author="Speedziarz" w:date="2014-12-07T23:14:00Z"/>
          <w:rFonts w:cs="Arial"/>
          <w:sz w:val="28"/>
          <w:szCs w:val="28"/>
          <w:lang w:val="en-US"/>
          <w:rPrChange w:id="535" w:author="Speedziarz" w:date="2014-12-09T23:46:00Z">
            <w:rPr>
              <w:del w:id="536" w:author="Speedziarz" w:date="2014-12-07T23:14:00Z"/>
              <w:rFonts w:cs="Arial"/>
              <w:sz w:val="28"/>
              <w:szCs w:val="28"/>
            </w:rPr>
          </w:rPrChange>
        </w:rPr>
        <w:pPrChange w:id="537" w:author="Speedziarz" w:date="2014-12-10T00:38:00Z">
          <w:pPr>
            <w:numPr>
              <w:ilvl w:val="1"/>
              <w:numId w:val="3"/>
            </w:numPr>
            <w:spacing w:line="360" w:lineRule="auto"/>
            <w:ind w:left="792" w:hanging="432"/>
          </w:pPr>
        </w:pPrChange>
      </w:pPr>
      <w:del w:id="538" w:author="Speedziarz" w:date="2014-12-07T23:14:00Z">
        <w:r w:rsidRPr="00221B26" w:rsidDel="00F2439F">
          <w:rPr>
            <w:rFonts w:cs="Arial"/>
            <w:sz w:val="28"/>
            <w:szCs w:val="28"/>
            <w:lang w:val="en-US"/>
            <w:rPrChange w:id="539" w:author="Speedziarz" w:date="2014-12-09T23:46:00Z">
              <w:rPr>
                <w:rFonts w:cs="Arial"/>
                <w:sz w:val="28"/>
                <w:szCs w:val="28"/>
              </w:rPr>
            </w:rPrChange>
          </w:rPr>
          <w:delText>Dane dotyczące projektu</w:delText>
        </w:r>
        <w:r w:rsidR="00F60409" w:rsidRPr="00221B26" w:rsidDel="00F2439F">
          <w:rPr>
            <w:rFonts w:cs="Arial"/>
            <w:sz w:val="28"/>
            <w:szCs w:val="28"/>
            <w:lang w:val="en-US"/>
            <w:rPrChange w:id="540" w:author="Speedziarz" w:date="2014-12-09T23:46:00Z">
              <w:rPr>
                <w:rFonts w:cs="Arial"/>
                <w:sz w:val="28"/>
                <w:szCs w:val="28"/>
              </w:rPr>
            </w:rPrChange>
          </w:rPr>
          <w:delText>……………………………………</w:delText>
        </w:r>
        <w:r w:rsidR="00250A0E" w:rsidRPr="00221B26" w:rsidDel="00F2439F">
          <w:rPr>
            <w:rFonts w:cs="Arial"/>
            <w:sz w:val="28"/>
            <w:szCs w:val="28"/>
            <w:lang w:val="en-US"/>
            <w:rPrChange w:id="541" w:author="Speedziarz" w:date="2014-12-09T23:46:00Z">
              <w:rPr>
                <w:rFonts w:cs="Arial"/>
                <w:sz w:val="28"/>
                <w:szCs w:val="28"/>
              </w:rPr>
            </w:rPrChange>
          </w:rPr>
          <w:delText>...</w:delText>
        </w:r>
        <w:r w:rsidR="00365A22" w:rsidRPr="00221B26" w:rsidDel="00F2439F">
          <w:rPr>
            <w:rFonts w:cs="Arial"/>
            <w:sz w:val="28"/>
            <w:szCs w:val="28"/>
            <w:lang w:val="en-US"/>
            <w:rPrChange w:id="542" w:author="Speedziarz" w:date="2014-12-09T23:46:00Z">
              <w:rPr>
                <w:rFonts w:cs="Arial"/>
                <w:sz w:val="28"/>
                <w:szCs w:val="28"/>
              </w:rPr>
            </w:rPrChange>
          </w:rPr>
          <w:delText>5</w:delText>
        </w:r>
      </w:del>
    </w:p>
    <w:p w14:paraId="7EAD31A3" w14:textId="0AD58200" w:rsidR="00CA1F89" w:rsidRPr="00221B26" w:rsidDel="00F2439F" w:rsidRDefault="00CA1F89">
      <w:pPr>
        <w:spacing w:line="360" w:lineRule="auto"/>
        <w:jc w:val="both"/>
        <w:rPr>
          <w:del w:id="543" w:author="Speedziarz" w:date="2014-12-07T23:14:00Z"/>
          <w:rFonts w:cs="Arial"/>
          <w:sz w:val="28"/>
          <w:szCs w:val="28"/>
          <w:lang w:val="en-US"/>
          <w:rPrChange w:id="544" w:author="Speedziarz" w:date="2014-12-09T23:46:00Z">
            <w:rPr>
              <w:del w:id="545" w:author="Speedziarz" w:date="2014-12-07T23:14:00Z"/>
              <w:rFonts w:cs="Arial"/>
              <w:sz w:val="28"/>
              <w:szCs w:val="28"/>
            </w:rPr>
          </w:rPrChange>
        </w:rPr>
        <w:pPrChange w:id="546" w:author="Speedziarz" w:date="2014-12-10T00:38:00Z">
          <w:pPr>
            <w:numPr>
              <w:ilvl w:val="1"/>
              <w:numId w:val="3"/>
            </w:numPr>
            <w:spacing w:line="360" w:lineRule="auto"/>
            <w:ind w:left="792" w:hanging="432"/>
          </w:pPr>
        </w:pPrChange>
      </w:pPr>
      <w:del w:id="547" w:author="Speedziarz" w:date="2014-12-07T23:14:00Z">
        <w:r w:rsidRPr="00221B26" w:rsidDel="00F2439F">
          <w:rPr>
            <w:rFonts w:cs="Arial"/>
            <w:sz w:val="28"/>
            <w:szCs w:val="28"/>
            <w:lang w:val="en-US"/>
            <w:rPrChange w:id="548" w:author="Speedziarz" w:date="2014-12-09T23:46:00Z">
              <w:rPr>
                <w:rFonts w:cs="Arial"/>
                <w:sz w:val="28"/>
                <w:szCs w:val="28"/>
              </w:rPr>
            </w:rPrChange>
          </w:rPr>
          <w:delText>Kontekst projektu</w:delText>
        </w:r>
        <w:r w:rsidR="00F60409" w:rsidRPr="00221B26" w:rsidDel="00F2439F">
          <w:rPr>
            <w:rFonts w:cs="Arial"/>
            <w:sz w:val="28"/>
            <w:szCs w:val="28"/>
            <w:lang w:val="en-US"/>
            <w:rPrChange w:id="549" w:author="Speedziarz" w:date="2014-12-09T23:46:00Z">
              <w:rPr>
                <w:rFonts w:cs="Arial"/>
                <w:sz w:val="28"/>
                <w:szCs w:val="28"/>
              </w:rPr>
            </w:rPrChange>
          </w:rPr>
          <w:delText>……………………………………………</w:delText>
        </w:r>
        <w:r w:rsidR="00250A0E" w:rsidRPr="00221B26" w:rsidDel="00F2439F">
          <w:rPr>
            <w:rFonts w:cs="Arial"/>
            <w:sz w:val="28"/>
            <w:szCs w:val="28"/>
            <w:lang w:val="en-US"/>
            <w:rPrChange w:id="550" w:author="Speedziarz" w:date="2014-12-09T23:46:00Z">
              <w:rPr>
                <w:rFonts w:cs="Arial"/>
                <w:sz w:val="28"/>
                <w:szCs w:val="28"/>
              </w:rPr>
            </w:rPrChange>
          </w:rPr>
          <w:delText>…</w:delText>
        </w:r>
        <w:r w:rsidR="00365A22" w:rsidRPr="00221B26" w:rsidDel="00F2439F">
          <w:rPr>
            <w:rFonts w:cs="Arial"/>
            <w:sz w:val="28"/>
            <w:szCs w:val="28"/>
            <w:lang w:val="en-US"/>
            <w:rPrChange w:id="551" w:author="Speedziarz" w:date="2014-12-09T23:46:00Z">
              <w:rPr>
                <w:rFonts w:cs="Arial"/>
                <w:sz w:val="28"/>
                <w:szCs w:val="28"/>
              </w:rPr>
            </w:rPrChange>
          </w:rPr>
          <w:delText>6</w:delText>
        </w:r>
      </w:del>
    </w:p>
    <w:p w14:paraId="33C6D41B" w14:textId="3F2EFBE0" w:rsidR="00CA1F89" w:rsidRPr="00221B26" w:rsidDel="00F2439F" w:rsidRDefault="00CA1F89">
      <w:pPr>
        <w:spacing w:line="360" w:lineRule="auto"/>
        <w:jc w:val="both"/>
        <w:rPr>
          <w:del w:id="552" w:author="Speedziarz" w:date="2014-12-07T23:14:00Z"/>
          <w:rFonts w:cs="Arial"/>
          <w:sz w:val="28"/>
          <w:szCs w:val="28"/>
          <w:lang w:val="en-US"/>
          <w:rPrChange w:id="553" w:author="Speedziarz" w:date="2014-12-09T23:46:00Z">
            <w:rPr>
              <w:del w:id="554" w:author="Speedziarz" w:date="2014-12-07T23:14:00Z"/>
              <w:rFonts w:cs="Arial"/>
              <w:sz w:val="28"/>
              <w:szCs w:val="28"/>
            </w:rPr>
          </w:rPrChange>
        </w:rPr>
        <w:pPrChange w:id="555" w:author="Speedziarz" w:date="2014-12-10T00:38:00Z">
          <w:pPr>
            <w:numPr>
              <w:ilvl w:val="1"/>
              <w:numId w:val="3"/>
            </w:numPr>
            <w:spacing w:line="360" w:lineRule="auto"/>
            <w:ind w:left="792" w:hanging="432"/>
          </w:pPr>
        </w:pPrChange>
      </w:pPr>
      <w:del w:id="556" w:author="Speedziarz" w:date="2014-12-07T23:14:00Z">
        <w:r w:rsidRPr="00221B26" w:rsidDel="00F2439F">
          <w:rPr>
            <w:rFonts w:cs="Arial"/>
            <w:sz w:val="28"/>
            <w:szCs w:val="28"/>
            <w:lang w:val="en-US"/>
            <w:rPrChange w:id="557" w:author="Speedziarz" w:date="2014-12-09T23:46:00Z">
              <w:rPr>
                <w:rFonts w:cs="Arial"/>
                <w:sz w:val="28"/>
                <w:szCs w:val="28"/>
              </w:rPr>
            </w:rPrChange>
          </w:rPr>
          <w:delText>Osiągnięte rezultaty</w:delText>
        </w:r>
        <w:r w:rsidR="00F60409" w:rsidRPr="00221B26" w:rsidDel="00F2439F">
          <w:rPr>
            <w:rFonts w:cs="Arial"/>
            <w:sz w:val="28"/>
            <w:szCs w:val="28"/>
            <w:lang w:val="en-US"/>
            <w:rPrChange w:id="558" w:author="Speedziarz" w:date="2014-12-09T23:46:00Z">
              <w:rPr>
                <w:rFonts w:cs="Arial"/>
                <w:sz w:val="28"/>
                <w:szCs w:val="28"/>
              </w:rPr>
            </w:rPrChange>
          </w:rPr>
          <w:delText>…………………………………………</w:delText>
        </w:r>
        <w:r w:rsidR="00981AD3" w:rsidRPr="00221B26" w:rsidDel="00F2439F">
          <w:rPr>
            <w:rFonts w:cs="Arial"/>
            <w:sz w:val="28"/>
            <w:szCs w:val="28"/>
            <w:lang w:val="en-US"/>
            <w:rPrChange w:id="559" w:author="Speedziarz" w:date="2014-12-09T23:46:00Z">
              <w:rPr>
                <w:rFonts w:cs="Arial"/>
                <w:sz w:val="28"/>
                <w:szCs w:val="28"/>
              </w:rPr>
            </w:rPrChange>
          </w:rPr>
          <w:delText>…</w:delText>
        </w:r>
        <w:r w:rsidR="00365A22" w:rsidRPr="00221B26" w:rsidDel="00F2439F">
          <w:rPr>
            <w:rFonts w:cs="Arial"/>
            <w:sz w:val="28"/>
            <w:szCs w:val="28"/>
            <w:lang w:val="en-US"/>
            <w:rPrChange w:id="560" w:author="Speedziarz" w:date="2014-12-09T23:46:00Z">
              <w:rPr>
                <w:rFonts w:cs="Arial"/>
                <w:sz w:val="28"/>
                <w:szCs w:val="28"/>
              </w:rPr>
            </w:rPrChange>
          </w:rPr>
          <w:delText>6</w:delText>
        </w:r>
      </w:del>
    </w:p>
    <w:p w14:paraId="741A1E20" w14:textId="229062F2" w:rsidR="00CA1F89" w:rsidRPr="00221B26" w:rsidDel="00F2439F" w:rsidRDefault="00CA1F89">
      <w:pPr>
        <w:spacing w:line="360" w:lineRule="auto"/>
        <w:jc w:val="both"/>
        <w:rPr>
          <w:del w:id="561" w:author="Speedziarz" w:date="2014-12-07T23:14:00Z"/>
          <w:rFonts w:cs="Arial"/>
          <w:sz w:val="28"/>
          <w:szCs w:val="28"/>
          <w:lang w:val="en-US"/>
          <w:rPrChange w:id="562" w:author="Speedziarz" w:date="2014-12-09T23:46:00Z">
            <w:rPr>
              <w:del w:id="563" w:author="Speedziarz" w:date="2014-12-07T23:14:00Z"/>
              <w:rFonts w:cs="Arial"/>
              <w:sz w:val="28"/>
              <w:szCs w:val="28"/>
            </w:rPr>
          </w:rPrChange>
        </w:rPr>
        <w:pPrChange w:id="564" w:author="Speedziarz" w:date="2014-12-10T00:38:00Z">
          <w:pPr>
            <w:numPr>
              <w:ilvl w:val="1"/>
              <w:numId w:val="3"/>
            </w:numPr>
            <w:spacing w:line="360" w:lineRule="auto"/>
            <w:ind w:left="792" w:hanging="432"/>
          </w:pPr>
        </w:pPrChange>
      </w:pPr>
      <w:del w:id="565" w:author="Speedziarz" w:date="2014-12-07T23:14:00Z">
        <w:r w:rsidRPr="00221B26" w:rsidDel="00F2439F">
          <w:rPr>
            <w:rFonts w:cs="Arial"/>
            <w:sz w:val="28"/>
            <w:szCs w:val="28"/>
            <w:lang w:val="en-US"/>
            <w:rPrChange w:id="566" w:author="Speedziarz" w:date="2014-12-09T23:46:00Z">
              <w:rPr>
                <w:rFonts w:cs="Arial"/>
                <w:sz w:val="28"/>
                <w:szCs w:val="28"/>
              </w:rPr>
            </w:rPrChange>
          </w:rPr>
          <w:delText>Proces realizacji projektu</w:delText>
        </w:r>
        <w:r w:rsidR="00F60409" w:rsidRPr="00221B26" w:rsidDel="00F2439F">
          <w:rPr>
            <w:rFonts w:cs="Arial"/>
            <w:sz w:val="28"/>
            <w:szCs w:val="28"/>
            <w:lang w:val="en-US"/>
            <w:rPrChange w:id="567" w:author="Speedziarz" w:date="2014-12-09T23:46:00Z">
              <w:rPr>
                <w:rFonts w:cs="Arial"/>
                <w:sz w:val="28"/>
                <w:szCs w:val="28"/>
              </w:rPr>
            </w:rPrChange>
          </w:rPr>
          <w:delText>……………………………………</w:delText>
        </w:r>
        <w:r w:rsidR="00365A22" w:rsidRPr="00221B26" w:rsidDel="00F2439F">
          <w:rPr>
            <w:rFonts w:cs="Arial"/>
            <w:sz w:val="28"/>
            <w:szCs w:val="28"/>
            <w:lang w:val="en-US"/>
            <w:rPrChange w:id="568" w:author="Speedziarz" w:date="2014-12-09T23:46:00Z">
              <w:rPr>
                <w:rFonts w:cs="Arial"/>
                <w:sz w:val="28"/>
                <w:szCs w:val="28"/>
              </w:rPr>
            </w:rPrChange>
          </w:rPr>
          <w:delText>..6</w:delText>
        </w:r>
      </w:del>
    </w:p>
    <w:p w14:paraId="7AE04A9D" w14:textId="3E8C9E07" w:rsidR="00055FED" w:rsidRPr="00221B26" w:rsidDel="00F2439F" w:rsidRDefault="00055FED">
      <w:pPr>
        <w:spacing w:line="360" w:lineRule="auto"/>
        <w:jc w:val="both"/>
        <w:rPr>
          <w:del w:id="569" w:author="Speedziarz" w:date="2014-12-07T23:14:00Z"/>
          <w:rFonts w:cs="Arial"/>
          <w:sz w:val="28"/>
          <w:szCs w:val="28"/>
          <w:lang w:val="en-US"/>
          <w:rPrChange w:id="570" w:author="Speedziarz" w:date="2014-12-09T23:46:00Z">
            <w:rPr>
              <w:del w:id="571" w:author="Speedziarz" w:date="2014-12-07T23:14:00Z"/>
              <w:rFonts w:cs="Arial"/>
              <w:sz w:val="28"/>
              <w:szCs w:val="28"/>
            </w:rPr>
          </w:rPrChange>
        </w:rPr>
        <w:pPrChange w:id="572" w:author="Speedziarz" w:date="2014-12-10T00:38:00Z">
          <w:pPr>
            <w:numPr>
              <w:ilvl w:val="1"/>
              <w:numId w:val="3"/>
            </w:numPr>
            <w:spacing w:line="360" w:lineRule="auto"/>
            <w:ind w:left="792" w:hanging="432"/>
          </w:pPr>
        </w:pPrChange>
      </w:pPr>
      <w:del w:id="573" w:author="Speedziarz" w:date="2014-12-07T23:14:00Z">
        <w:r w:rsidRPr="00221B26" w:rsidDel="00F2439F">
          <w:rPr>
            <w:rFonts w:cs="Arial"/>
            <w:sz w:val="28"/>
            <w:szCs w:val="28"/>
            <w:lang w:val="en-US"/>
            <w:rPrChange w:id="574" w:author="Speedziarz" w:date="2014-12-09T23:46:00Z">
              <w:rPr>
                <w:rFonts w:cs="Arial"/>
                <w:sz w:val="28"/>
                <w:szCs w:val="28"/>
              </w:rPr>
            </w:rPrChange>
          </w:rPr>
          <w:delText>Zmiany w trakcie projektu</w:delText>
        </w:r>
        <w:r w:rsidR="00F60409" w:rsidRPr="00221B26" w:rsidDel="00F2439F">
          <w:rPr>
            <w:rFonts w:cs="Arial"/>
            <w:sz w:val="28"/>
            <w:szCs w:val="28"/>
            <w:lang w:val="en-US"/>
            <w:rPrChange w:id="575" w:author="Speedziarz" w:date="2014-12-09T23:46:00Z">
              <w:rPr>
                <w:rFonts w:cs="Arial"/>
                <w:sz w:val="28"/>
                <w:szCs w:val="28"/>
              </w:rPr>
            </w:rPrChange>
          </w:rPr>
          <w:delText>……………………………………</w:delText>
        </w:r>
        <w:r w:rsidR="00981AD3" w:rsidRPr="00221B26" w:rsidDel="00F2439F">
          <w:rPr>
            <w:rFonts w:cs="Arial"/>
            <w:sz w:val="28"/>
            <w:szCs w:val="28"/>
            <w:lang w:val="en-US"/>
            <w:rPrChange w:id="576" w:author="Speedziarz" w:date="2014-12-09T23:46:00Z">
              <w:rPr>
                <w:rFonts w:cs="Arial"/>
                <w:sz w:val="28"/>
                <w:szCs w:val="28"/>
              </w:rPr>
            </w:rPrChange>
          </w:rPr>
          <w:delText>.</w:delText>
        </w:r>
        <w:r w:rsidR="00365A22" w:rsidRPr="00221B26" w:rsidDel="00F2439F">
          <w:rPr>
            <w:rFonts w:cs="Arial"/>
            <w:sz w:val="28"/>
            <w:szCs w:val="28"/>
            <w:lang w:val="en-US"/>
            <w:rPrChange w:id="577" w:author="Speedziarz" w:date="2014-12-09T23:46:00Z">
              <w:rPr>
                <w:rFonts w:cs="Arial"/>
                <w:sz w:val="28"/>
                <w:szCs w:val="28"/>
              </w:rPr>
            </w:rPrChange>
          </w:rPr>
          <w:delText>.7</w:delText>
        </w:r>
      </w:del>
    </w:p>
    <w:p w14:paraId="17158D5A" w14:textId="32DC8323" w:rsidR="00055FED" w:rsidRPr="00221B26" w:rsidDel="00F2439F" w:rsidRDefault="00055FED">
      <w:pPr>
        <w:spacing w:line="360" w:lineRule="auto"/>
        <w:jc w:val="both"/>
        <w:rPr>
          <w:del w:id="578" w:author="Speedziarz" w:date="2014-12-07T23:14:00Z"/>
          <w:rFonts w:cs="Arial"/>
          <w:sz w:val="28"/>
          <w:szCs w:val="28"/>
          <w:lang w:val="en-US"/>
          <w:rPrChange w:id="579" w:author="Speedziarz" w:date="2014-12-09T23:46:00Z">
            <w:rPr>
              <w:del w:id="580" w:author="Speedziarz" w:date="2014-12-07T23:14:00Z"/>
              <w:rFonts w:cs="Arial"/>
              <w:sz w:val="28"/>
              <w:szCs w:val="28"/>
            </w:rPr>
          </w:rPrChange>
        </w:rPr>
        <w:pPrChange w:id="581" w:author="Speedziarz" w:date="2014-12-10T00:38:00Z">
          <w:pPr>
            <w:numPr>
              <w:ilvl w:val="1"/>
              <w:numId w:val="3"/>
            </w:numPr>
            <w:spacing w:line="360" w:lineRule="auto"/>
            <w:ind w:left="792" w:hanging="432"/>
          </w:pPr>
        </w:pPrChange>
      </w:pPr>
      <w:del w:id="582" w:author="Speedziarz" w:date="2014-12-07T23:14:00Z">
        <w:r w:rsidRPr="00221B26" w:rsidDel="00F2439F">
          <w:rPr>
            <w:rFonts w:cs="Arial"/>
            <w:sz w:val="28"/>
            <w:szCs w:val="28"/>
            <w:lang w:val="en-US"/>
            <w:rPrChange w:id="583" w:author="Speedziarz" w:date="2014-12-09T23:46:00Z">
              <w:rPr>
                <w:rFonts w:cs="Arial"/>
                <w:sz w:val="28"/>
                <w:szCs w:val="28"/>
              </w:rPr>
            </w:rPrChange>
          </w:rPr>
          <w:delText>Podsumowanie</w:delText>
        </w:r>
        <w:r w:rsidR="00F60409" w:rsidRPr="00221B26" w:rsidDel="00F2439F">
          <w:rPr>
            <w:rFonts w:cs="Arial"/>
            <w:sz w:val="28"/>
            <w:szCs w:val="28"/>
            <w:lang w:val="en-US"/>
            <w:rPrChange w:id="584" w:author="Speedziarz" w:date="2014-12-09T23:46:00Z">
              <w:rPr>
                <w:rFonts w:cs="Arial"/>
                <w:sz w:val="28"/>
                <w:szCs w:val="28"/>
              </w:rPr>
            </w:rPrChange>
          </w:rPr>
          <w:delText>………………………………………………</w:delText>
        </w:r>
        <w:r w:rsidR="00981AD3" w:rsidRPr="00221B26" w:rsidDel="00F2439F">
          <w:rPr>
            <w:rFonts w:cs="Arial"/>
            <w:sz w:val="28"/>
            <w:szCs w:val="28"/>
            <w:lang w:val="en-US"/>
            <w:rPrChange w:id="585" w:author="Speedziarz" w:date="2014-12-09T23:46:00Z">
              <w:rPr>
                <w:rFonts w:cs="Arial"/>
                <w:sz w:val="28"/>
                <w:szCs w:val="28"/>
              </w:rPr>
            </w:rPrChange>
          </w:rPr>
          <w:delText>…</w:delText>
        </w:r>
        <w:r w:rsidR="00365A22" w:rsidRPr="00221B26" w:rsidDel="00F2439F">
          <w:rPr>
            <w:rFonts w:cs="Arial"/>
            <w:sz w:val="28"/>
            <w:szCs w:val="28"/>
            <w:lang w:val="en-US"/>
            <w:rPrChange w:id="586" w:author="Speedziarz" w:date="2014-12-09T23:46:00Z">
              <w:rPr>
                <w:rFonts w:cs="Arial"/>
                <w:sz w:val="28"/>
                <w:szCs w:val="28"/>
              </w:rPr>
            </w:rPrChange>
          </w:rPr>
          <w:delText>8</w:delText>
        </w:r>
      </w:del>
    </w:p>
    <w:p w14:paraId="29246E8A" w14:textId="77EAC322" w:rsidR="00436048" w:rsidRPr="00221B26" w:rsidDel="00F2439F" w:rsidRDefault="00436048">
      <w:pPr>
        <w:spacing w:line="360" w:lineRule="auto"/>
        <w:jc w:val="both"/>
        <w:rPr>
          <w:del w:id="587" w:author="Speedziarz" w:date="2014-12-07T23:14:00Z"/>
          <w:rFonts w:cs="Arial"/>
          <w:sz w:val="28"/>
          <w:szCs w:val="28"/>
          <w:lang w:val="en-US"/>
          <w:rPrChange w:id="588" w:author="Speedziarz" w:date="2014-12-09T23:46:00Z">
            <w:rPr>
              <w:del w:id="589" w:author="Speedziarz" w:date="2014-12-07T23:14:00Z"/>
              <w:rFonts w:cs="Arial"/>
              <w:sz w:val="28"/>
              <w:szCs w:val="28"/>
            </w:rPr>
          </w:rPrChange>
        </w:rPr>
        <w:pPrChange w:id="590" w:author="Speedziarz" w:date="2014-12-10T00:38:00Z">
          <w:pPr>
            <w:numPr>
              <w:numId w:val="3"/>
            </w:numPr>
            <w:spacing w:line="360" w:lineRule="auto"/>
            <w:ind w:left="360" w:hanging="360"/>
          </w:pPr>
        </w:pPrChange>
      </w:pPr>
      <w:del w:id="591" w:author="Speedziarz" w:date="2014-12-07T23:14:00Z">
        <w:r w:rsidRPr="00221B26" w:rsidDel="00F2439F">
          <w:rPr>
            <w:rFonts w:cs="Arial"/>
            <w:sz w:val="28"/>
            <w:szCs w:val="28"/>
            <w:lang w:val="en-US"/>
            <w:rPrChange w:id="592" w:author="Speedziarz" w:date="2014-12-09T23:46:00Z">
              <w:rPr>
                <w:rFonts w:cs="Arial"/>
                <w:sz w:val="28"/>
                <w:szCs w:val="28"/>
              </w:rPr>
            </w:rPrChange>
          </w:rPr>
          <w:delText>Dokumentacja techniczna</w:delText>
        </w:r>
        <w:r w:rsidR="00F60409" w:rsidRPr="00221B26" w:rsidDel="00F2439F">
          <w:rPr>
            <w:rFonts w:cs="Arial"/>
            <w:sz w:val="28"/>
            <w:szCs w:val="28"/>
            <w:lang w:val="en-US"/>
            <w:rPrChange w:id="593" w:author="Speedziarz" w:date="2014-12-09T23:46:00Z">
              <w:rPr>
                <w:rFonts w:cs="Arial"/>
                <w:sz w:val="28"/>
                <w:szCs w:val="28"/>
              </w:rPr>
            </w:rPrChange>
          </w:rPr>
          <w:delText>……………………………………………</w:delText>
        </w:r>
        <w:r w:rsidR="00981AD3" w:rsidRPr="00221B26" w:rsidDel="00F2439F">
          <w:rPr>
            <w:rFonts w:cs="Arial"/>
            <w:sz w:val="28"/>
            <w:szCs w:val="28"/>
            <w:lang w:val="en-US"/>
            <w:rPrChange w:id="594" w:author="Speedziarz" w:date="2014-12-09T23:46:00Z">
              <w:rPr>
                <w:rFonts w:cs="Arial"/>
                <w:sz w:val="28"/>
                <w:szCs w:val="28"/>
              </w:rPr>
            </w:rPrChange>
          </w:rPr>
          <w:delText>…</w:delText>
        </w:r>
        <w:r w:rsidR="00365A22" w:rsidRPr="00221B26" w:rsidDel="00F2439F">
          <w:rPr>
            <w:rFonts w:cs="Arial"/>
            <w:sz w:val="28"/>
            <w:szCs w:val="28"/>
            <w:lang w:val="en-US"/>
            <w:rPrChange w:id="595" w:author="Speedziarz" w:date="2014-12-09T23:46:00Z">
              <w:rPr>
                <w:rFonts w:cs="Arial"/>
                <w:sz w:val="28"/>
                <w:szCs w:val="28"/>
              </w:rPr>
            </w:rPrChange>
          </w:rPr>
          <w:delText>.9</w:delText>
        </w:r>
      </w:del>
    </w:p>
    <w:p w14:paraId="308A8150" w14:textId="7FED4F97" w:rsidR="00CA1F89" w:rsidRPr="00221B26" w:rsidDel="00F2439F" w:rsidRDefault="00CA1F89">
      <w:pPr>
        <w:spacing w:line="360" w:lineRule="auto"/>
        <w:jc w:val="both"/>
        <w:rPr>
          <w:del w:id="596" w:author="Speedziarz" w:date="2014-12-07T23:14:00Z"/>
          <w:rFonts w:cs="Arial"/>
          <w:sz w:val="28"/>
          <w:szCs w:val="28"/>
          <w:lang w:val="en-US"/>
          <w:rPrChange w:id="597" w:author="Speedziarz" w:date="2014-12-09T23:46:00Z">
            <w:rPr>
              <w:del w:id="598" w:author="Speedziarz" w:date="2014-12-07T23:14:00Z"/>
              <w:rFonts w:cs="Arial"/>
              <w:sz w:val="28"/>
              <w:szCs w:val="28"/>
            </w:rPr>
          </w:rPrChange>
        </w:rPr>
        <w:pPrChange w:id="599" w:author="Speedziarz" w:date="2014-12-10T00:38:00Z">
          <w:pPr>
            <w:numPr>
              <w:ilvl w:val="1"/>
              <w:numId w:val="3"/>
            </w:numPr>
            <w:spacing w:line="360" w:lineRule="auto"/>
            <w:ind w:left="792" w:hanging="432"/>
          </w:pPr>
        </w:pPrChange>
      </w:pPr>
      <w:del w:id="600" w:author="Speedziarz" w:date="2014-12-07T23:14:00Z">
        <w:r w:rsidRPr="00221B26" w:rsidDel="00F2439F">
          <w:rPr>
            <w:rFonts w:cs="Arial"/>
            <w:sz w:val="28"/>
            <w:szCs w:val="28"/>
            <w:lang w:val="en-US"/>
            <w:rPrChange w:id="601" w:author="Speedziarz" w:date="2014-12-09T23:46:00Z">
              <w:rPr>
                <w:rFonts w:cs="Arial"/>
                <w:sz w:val="28"/>
                <w:szCs w:val="28"/>
              </w:rPr>
            </w:rPrChange>
          </w:rPr>
          <w:delText>Dokumentacja wizji technicznej</w:delText>
        </w:r>
        <w:r w:rsidR="002F2C9C" w:rsidRPr="00221B26" w:rsidDel="00F2439F">
          <w:rPr>
            <w:rFonts w:cs="Arial"/>
            <w:sz w:val="28"/>
            <w:szCs w:val="28"/>
            <w:lang w:val="en-US"/>
            <w:rPrChange w:id="602" w:author="Speedziarz" w:date="2014-12-09T23:46:00Z">
              <w:rPr>
                <w:rFonts w:cs="Arial"/>
                <w:sz w:val="28"/>
                <w:szCs w:val="28"/>
              </w:rPr>
            </w:rPrChange>
          </w:rPr>
          <w:delText>……………………………</w:delText>
        </w:r>
        <w:r w:rsidR="00981AD3" w:rsidRPr="00221B26" w:rsidDel="00F2439F">
          <w:rPr>
            <w:rFonts w:cs="Arial"/>
            <w:sz w:val="28"/>
            <w:szCs w:val="28"/>
            <w:lang w:val="en-US"/>
            <w:rPrChange w:id="603" w:author="Speedziarz" w:date="2014-12-09T23:46:00Z">
              <w:rPr>
                <w:rFonts w:cs="Arial"/>
                <w:sz w:val="28"/>
                <w:szCs w:val="28"/>
              </w:rPr>
            </w:rPrChange>
          </w:rPr>
          <w:delText>…</w:delText>
        </w:r>
        <w:r w:rsidR="00365A22" w:rsidRPr="00221B26" w:rsidDel="00F2439F">
          <w:rPr>
            <w:rFonts w:cs="Arial"/>
            <w:sz w:val="28"/>
            <w:szCs w:val="28"/>
            <w:lang w:val="en-US"/>
            <w:rPrChange w:id="604" w:author="Speedziarz" w:date="2014-12-09T23:46:00Z">
              <w:rPr>
                <w:rFonts w:cs="Arial"/>
                <w:sz w:val="28"/>
                <w:szCs w:val="28"/>
              </w:rPr>
            </w:rPrChange>
          </w:rPr>
          <w:delText>9</w:delText>
        </w:r>
      </w:del>
    </w:p>
    <w:p w14:paraId="07C66B4A" w14:textId="1049D471" w:rsidR="00CA1F89" w:rsidRPr="00221B26" w:rsidDel="00F2439F" w:rsidRDefault="00592FE4">
      <w:pPr>
        <w:spacing w:line="360" w:lineRule="auto"/>
        <w:jc w:val="both"/>
        <w:rPr>
          <w:del w:id="605" w:author="Speedziarz" w:date="2014-12-07T23:14:00Z"/>
          <w:rFonts w:cs="Arial"/>
          <w:sz w:val="28"/>
          <w:szCs w:val="28"/>
          <w:lang w:val="en-US"/>
          <w:rPrChange w:id="606" w:author="Speedziarz" w:date="2014-12-09T23:46:00Z">
            <w:rPr>
              <w:del w:id="607" w:author="Speedziarz" w:date="2014-12-07T23:14:00Z"/>
              <w:rFonts w:cs="Arial"/>
              <w:sz w:val="28"/>
              <w:szCs w:val="28"/>
            </w:rPr>
          </w:rPrChange>
        </w:rPr>
        <w:pPrChange w:id="608" w:author="Speedziarz" w:date="2014-12-10T00:38:00Z">
          <w:pPr>
            <w:numPr>
              <w:ilvl w:val="1"/>
              <w:numId w:val="3"/>
            </w:numPr>
            <w:spacing w:line="360" w:lineRule="auto"/>
            <w:ind w:left="792" w:hanging="432"/>
          </w:pPr>
        </w:pPrChange>
      </w:pPr>
      <w:del w:id="609" w:author="Speedziarz" w:date="2014-12-07T23:14:00Z">
        <w:r w:rsidRPr="00221B26" w:rsidDel="00F2439F">
          <w:rPr>
            <w:rFonts w:cs="Arial"/>
            <w:sz w:val="28"/>
            <w:szCs w:val="28"/>
            <w:lang w:val="en-US"/>
            <w:rPrChange w:id="610" w:author="Speedziarz" w:date="2014-12-09T23:46:00Z">
              <w:rPr>
                <w:rFonts w:cs="Arial"/>
                <w:sz w:val="28"/>
                <w:szCs w:val="28"/>
              </w:rPr>
            </w:rPrChange>
          </w:rPr>
          <w:delText>Zawartość projektu</w:delText>
        </w:r>
        <w:r w:rsidR="002F2C9C" w:rsidRPr="00221B26" w:rsidDel="00F2439F">
          <w:rPr>
            <w:rFonts w:cs="Arial"/>
            <w:sz w:val="28"/>
            <w:szCs w:val="28"/>
            <w:lang w:val="en-US"/>
            <w:rPrChange w:id="611" w:author="Speedziarz" w:date="2014-12-09T23:46:00Z">
              <w:rPr>
                <w:rFonts w:cs="Arial"/>
                <w:sz w:val="28"/>
                <w:szCs w:val="28"/>
              </w:rPr>
            </w:rPrChange>
          </w:rPr>
          <w:delText>…</w:delText>
        </w:r>
        <w:r w:rsidR="00365A22" w:rsidRPr="00221B26" w:rsidDel="00F2439F">
          <w:rPr>
            <w:rFonts w:cs="Arial"/>
            <w:sz w:val="28"/>
            <w:szCs w:val="28"/>
            <w:lang w:val="en-US"/>
            <w:rPrChange w:id="612" w:author="Speedziarz" w:date="2014-12-09T23:46:00Z">
              <w:rPr>
                <w:rFonts w:cs="Arial"/>
                <w:sz w:val="28"/>
                <w:szCs w:val="28"/>
              </w:rPr>
            </w:rPrChange>
          </w:rPr>
          <w:delText>………………………………………….9</w:delText>
        </w:r>
      </w:del>
    </w:p>
    <w:p w14:paraId="725BEAB2" w14:textId="23A8BEE7" w:rsidR="00CA1F89" w:rsidRPr="00221B26" w:rsidDel="00F2439F" w:rsidRDefault="00CA1F89">
      <w:pPr>
        <w:spacing w:line="360" w:lineRule="auto"/>
        <w:jc w:val="both"/>
        <w:rPr>
          <w:del w:id="613" w:author="Speedziarz" w:date="2014-12-07T23:14:00Z"/>
          <w:rFonts w:cs="Arial"/>
          <w:sz w:val="28"/>
          <w:szCs w:val="28"/>
          <w:lang w:val="en-US"/>
          <w:rPrChange w:id="614" w:author="Speedziarz" w:date="2014-12-09T23:46:00Z">
            <w:rPr>
              <w:del w:id="615" w:author="Speedziarz" w:date="2014-12-07T23:14:00Z"/>
              <w:rFonts w:cs="Arial"/>
              <w:sz w:val="28"/>
              <w:szCs w:val="28"/>
            </w:rPr>
          </w:rPrChange>
        </w:rPr>
        <w:pPrChange w:id="616" w:author="Speedziarz" w:date="2014-12-10T00:38:00Z">
          <w:pPr>
            <w:numPr>
              <w:ilvl w:val="1"/>
              <w:numId w:val="3"/>
            </w:numPr>
            <w:spacing w:line="360" w:lineRule="auto"/>
            <w:ind w:left="792" w:hanging="432"/>
          </w:pPr>
        </w:pPrChange>
      </w:pPr>
      <w:del w:id="617" w:author="Speedziarz" w:date="2014-12-07T23:14:00Z">
        <w:r w:rsidRPr="00221B26" w:rsidDel="00F2439F">
          <w:rPr>
            <w:rFonts w:cs="Arial"/>
            <w:sz w:val="28"/>
            <w:szCs w:val="28"/>
            <w:lang w:val="en-US"/>
            <w:rPrChange w:id="618" w:author="Speedziarz" w:date="2014-12-09T23:46:00Z">
              <w:rPr>
                <w:rFonts w:cs="Arial"/>
                <w:sz w:val="28"/>
                <w:szCs w:val="28"/>
              </w:rPr>
            </w:rPrChange>
          </w:rPr>
          <w:delText>Instrukcja użytkowania</w:delText>
        </w:r>
        <w:r w:rsidR="00365A22" w:rsidRPr="00221B26" w:rsidDel="00F2439F">
          <w:rPr>
            <w:rFonts w:cs="Arial"/>
            <w:sz w:val="28"/>
            <w:szCs w:val="28"/>
            <w:lang w:val="en-US"/>
            <w:rPrChange w:id="619" w:author="Speedziarz" w:date="2014-12-09T23:46:00Z">
              <w:rPr>
                <w:rFonts w:cs="Arial"/>
                <w:sz w:val="28"/>
                <w:szCs w:val="28"/>
              </w:rPr>
            </w:rPrChange>
          </w:rPr>
          <w:delText>……………………………………….12</w:delText>
        </w:r>
      </w:del>
    </w:p>
    <w:p w14:paraId="36BFC0E0" w14:textId="4502F9BD" w:rsidR="00436048" w:rsidRPr="00221B26" w:rsidDel="00F2439F" w:rsidRDefault="00436048">
      <w:pPr>
        <w:spacing w:line="360" w:lineRule="auto"/>
        <w:jc w:val="both"/>
        <w:rPr>
          <w:del w:id="620" w:author="Speedziarz" w:date="2014-12-07T23:14:00Z"/>
          <w:rFonts w:cs="Arial"/>
          <w:sz w:val="28"/>
          <w:szCs w:val="28"/>
          <w:lang w:val="en-US"/>
          <w:rPrChange w:id="621" w:author="Speedziarz" w:date="2014-12-09T23:46:00Z">
            <w:rPr>
              <w:del w:id="622" w:author="Speedziarz" w:date="2014-12-07T23:14:00Z"/>
              <w:rFonts w:cs="Arial"/>
              <w:sz w:val="28"/>
              <w:szCs w:val="28"/>
            </w:rPr>
          </w:rPrChange>
        </w:rPr>
        <w:pPrChange w:id="623" w:author="Speedziarz" w:date="2014-12-10T00:38:00Z">
          <w:pPr>
            <w:numPr>
              <w:numId w:val="3"/>
            </w:numPr>
            <w:spacing w:line="360" w:lineRule="auto"/>
            <w:ind w:left="360" w:hanging="360"/>
          </w:pPr>
        </w:pPrChange>
      </w:pPr>
      <w:del w:id="624" w:author="Speedziarz" w:date="2014-12-07T23:14:00Z">
        <w:r w:rsidRPr="00221B26" w:rsidDel="00F2439F">
          <w:rPr>
            <w:rFonts w:cs="Arial"/>
            <w:sz w:val="28"/>
            <w:szCs w:val="28"/>
            <w:lang w:val="en-US"/>
            <w:rPrChange w:id="625" w:author="Speedziarz" w:date="2014-12-09T23:46:00Z">
              <w:rPr>
                <w:rFonts w:cs="Arial"/>
                <w:sz w:val="28"/>
                <w:szCs w:val="28"/>
              </w:rPr>
            </w:rPrChange>
          </w:rPr>
          <w:delText>Dokumentacja procesowa</w:delText>
        </w:r>
        <w:r w:rsidR="00365A22" w:rsidRPr="00221B26" w:rsidDel="00F2439F">
          <w:rPr>
            <w:rFonts w:cs="Arial"/>
            <w:sz w:val="28"/>
            <w:szCs w:val="28"/>
            <w:lang w:val="en-US"/>
            <w:rPrChange w:id="626" w:author="Speedziarz" w:date="2014-12-09T23:46:00Z">
              <w:rPr>
                <w:rFonts w:cs="Arial"/>
                <w:sz w:val="28"/>
                <w:szCs w:val="28"/>
              </w:rPr>
            </w:rPrChange>
          </w:rPr>
          <w:delText>……………………………………………..23</w:delText>
        </w:r>
      </w:del>
    </w:p>
    <w:p w14:paraId="371F2933" w14:textId="5466D110" w:rsidR="00CA1F89" w:rsidRPr="00221B26" w:rsidDel="00F2439F" w:rsidRDefault="00CA1F89">
      <w:pPr>
        <w:spacing w:line="360" w:lineRule="auto"/>
        <w:jc w:val="both"/>
        <w:rPr>
          <w:del w:id="627" w:author="Speedziarz" w:date="2014-12-07T23:14:00Z"/>
          <w:rFonts w:cs="Arial"/>
          <w:sz w:val="28"/>
          <w:szCs w:val="28"/>
          <w:lang w:val="en-US"/>
          <w:rPrChange w:id="628" w:author="Speedziarz" w:date="2014-12-09T23:46:00Z">
            <w:rPr>
              <w:del w:id="629" w:author="Speedziarz" w:date="2014-12-07T23:14:00Z"/>
              <w:rFonts w:cs="Arial"/>
              <w:sz w:val="28"/>
              <w:szCs w:val="28"/>
            </w:rPr>
          </w:rPrChange>
        </w:rPr>
        <w:pPrChange w:id="630" w:author="Speedziarz" w:date="2014-12-10T00:38:00Z">
          <w:pPr>
            <w:numPr>
              <w:ilvl w:val="1"/>
              <w:numId w:val="3"/>
            </w:numPr>
            <w:spacing w:line="360" w:lineRule="auto"/>
            <w:ind w:left="792" w:hanging="432"/>
          </w:pPr>
        </w:pPrChange>
      </w:pPr>
      <w:del w:id="631" w:author="Speedziarz" w:date="2014-12-07T23:14:00Z">
        <w:r w:rsidRPr="00221B26" w:rsidDel="00F2439F">
          <w:rPr>
            <w:rFonts w:cs="Arial"/>
            <w:sz w:val="28"/>
            <w:szCs w:val="28"/>
            <w:lang w:val="en-US"/>
            <w:rPrChange w:id="632" w:author="Speedziarz" w:date="2014-12-09T23:46:00Z">
              <w:rPr>
                <w:rFonts w:cs="Arial"/>
                <w:sz w:val="28"/>
                <w:szCs w:val="28"/>
              </w:rPr>
            </w:rPrChange>
          </w:rPr>
          <w:delText>Product backlog i opis infrastruktury projektu</w:delText>
        </w:r>
        <w:r w:rsidR="00365A22" w:rsidRPr="00221B26" w:rsidDel="00F2439F">
          <w:rPr>
            <w:rFonts w:cs="Arial"/>
            <w:sz w:val="28"/>
            <w:szCs w:val="28"/>
            <w:lang w:val="en-US"/>
            <w:rPrChange w:id="633" w:author="Speedziarz" w:date="2014-12-09T23:46:00Z">
              <w:rPr>
                <w:rFonts w:cs="Arial"/>
                <w:sz w:val="28"/>
                <w:szCs w:val="28"/>
              </w:rPr>
            </w:rPrChange>
          </w:rPr>
          <w:delText>……………..23</w:delText>
        </w:r>
      </w:del>
    </w:p>
    <w:p w14:paraId="29E119F1" w14:textId="678D9B61" w:rsidR="00CA1F89" w:rsidRPr="00221B26" w:rsidDel="00F2439F" w:rsidRDefault="00CA1F89">
      <w:pPr>
        <w:spacing w:line="360" w:lineRule="auto"/>
        <w:jc w:val="both"/>
        <w:rPr>
          <w:del w:id="634" w:author="Speedziarz" w:date="2014-12-07T23:14:00Z"/>
          <w:rFonts w:cs="Arial"/>
          <w:sz w:val="28"/>
          <w:szCs w:val="28"/>
          <w:lang w:val="en-US"/>
          <w:rPrChange w:id="635" w:author="Speedziarz" w:date="2014-12-09T23:46:00Z">
            <w:rPr>
              <w:del w:id="636" w:author="Speedziarz" w:date="2014-12-07T23:14:00Z"/>
              <w:rFonts w:cs="Arial"/>
              <w:sz w:val="28"/>
              <w:szCs w:val="28"/>
            </w:rPr>
          </w:rPrChange>
        </w:rPr>
        <w:pPrChange w:id="637" w:author="Speedziarz" w:date="2014-12-10T00:38:00Z">
          <w:pPr>
            <w:numPr>
              <w:ilvl w:val="1"/>
              <w:numId w:val="3"/>
            </w:numPr>
            <w:spacing w:line="360" w:lineRule="auto"/>
            <w:ind w:left="792" w:hanging="432"/>
          </w:pPr>
        </w:pPrChange>
      </w:pPr>
      <w:del w:id="638" w:author="Speedziarz" w:date="2014-12-07T23:14:00Z">
        <w:r w:rsidRPr="00221B26" w:rsidDel="00F2439F">
          <w:rPr>
            <w:rFonts w:cs="Arial"/>
            <w:sz w:val="28"/>
            <w:szCs w:val="28"/>
            <w:lang w:val="en-US"/>
            <w:rPrChange w:id="639" w:author="Speedziarz" w:date="2014-12-09T23:46:00Z">
              <w:rPr>
                <w:rFonts w:cs="Arial"/>
                <w:sz w:val="28"/>
                <w:szCs w:val="28"/>
              </w:rPr>
            </w:rPrChange>
          </w:rPr>
          <w:delText>Sprint pierwszy</w:delText>
        </w:r>
        <w:r w:rsidR="00365A22" w:rsidRPr="00221B26" w:rsidDel="00F2439F">
          <w:rPr>
            <w:rFonts w:cs="Arial"/>
            <w:sz w:val="28"/>
            <w:szCs w:val="28"/>
            <w:lang w:val="en-US"/>
            <w:rPrChange w:id="640" w:author="Speedziarz" w:date="2014-12-09T23:46:00Z">
              <w:rPr>
                <w:rFonts w:cs="Arial"/>
                <w:sz w:val="28"/>
                <w:szCs w:val="28"/>
              </w:rPr>
            </w:rPrChange>
          </w:rPr>
          <w:delText>………………………………………………..28</w:delText>
        </w:r>
      </w:del>
    </w:p>
    <w:p w14:paraId="77EE7ED0" w14:textId="46A21B80" w:rsidR="00CA1F89" w:rsidRPr="00221B26" w:rsidDel="00F2439F" w:rsidRDefault="00CA1F89">
      <w:pPr>
        <w:spacing w:line="360" w:lineRule="auto"/>
        <w:jc w:val="both"/>
        <w:rPr>
          <w:del w:id="641" w:author="Speedziarz" w:date="2014-12-07T23:14:00Z"/>
          <w:rFonts w:cs="Arial"/>
          <w:sz w:val="28"/>
          <w:szCs w:val="28"/>
          <w:lang w:val="en-US"/>
          <w:rPrChange w:id="642" w:author="Speedziarz" w:date="2014-12-09T23:46:00Z">
            <w:rPr>
              <w:del w:id="643" w:author="Speedziarz" w:date="2014-12-07T23:14:00Z"/>
              <w:rFonts w:cs="Arial"/>
              <w:sz w:val="28"/>
              <w:szCs w:val="28"/>
            </w:rPr>
          </w:rPrChange>
        </w:rPr>
        <w:pPrChange w:id="644" w:author="Speedziarz" w:date="2014-12-10T00:38:00Z">
          <w:pPr>
            <w:numPr>
              <w:ilvl w:val="1"/>
              <w:numId w:val="3"/>
            </w:numPr>
            <w:spacing w:line="360" w:lineRule="auto"/>
            <w:ind w:left="792" w:hanging="432"/>
          </w:pPr>
        </w:pPrChange>
      </w:pPr>
      <w:del w:id="645" w:author="Speedziarz" w:date="2014-12-07T23:14:00Z">
        <w:r w:rsidRPr="00221B26" w:rsidDel="00F2439F">
          <w:rPr>
            <w:rFonts w:cs="Arial"/>
            <w:sz w:val="28"/>
            <w:szCs w:val="28"/>
            <w:lang w:val="en-US"/>
            <w:rPrChange w:id="646" w:author="Speedziarz" w:date="2014-12-09T23:46:00Z">
              <w:rPr>
                <w:rFonts w:cs="Arial"/>
                <w:sz w:val="28"/>
                <w:szCs w:val="28"/>
              </w:rPr>
            </w:rPrChange>
          </w:rPr>
          <w:delText>Sprint drugi</w:delText>
        </w:r>
        <w:r w:rsidR="00365A22" w:rsidRPr="00221B26" w:rsidDel="00F2439F">
          <w:rPr>
            <w:rFonts w:cs="Arial"/>
            <w:sz w:val="28"/>
            <w:szCs w:val="28"/>
            <w:lang w:val="en-US"/>
            <w:rPrChange w:id="647" w:author="Speedziarz" w:date="2014-12-09T23:46:00Z">
              <w:rPr>
                <w:rFonts w:cs="Arial"/>
                <w:sz w:val="28"/>
                <w:szCs w:val="28"/>
              </w:rPr>
            </w:rPrChange>
          </w:rPr>
          <w:delText>……………………………………………………30</w:delText>
        </w:r>
      </w:del>
    </w:p>
    <w:p w14:paraId="7F62F05C" w14:textId="1D387AA9" w:rsidR="00CA1F89" w:rsidRPr="00221B26" w:rsidDel="00F2439F" w:rsidRDefault="00CA1F89">
      <w:pPr>
        <w:spacing w:line="360" w:lineRule="auto"/>
        <w:jc w:val="both"/>
        <w:rPr>
          <w:del w:id="648" w:author="Speedziarz" w:date="2014-12-07T23:14:00Z"/>
          <w:rFonts w:cs="Arial"/>
          <w:sz w:val="28"/>
          <w:szCs w:val="28"/>
          <w:lang w:val="en-US"/>
          <w:rPrChange w:id="649" w:author="Speedziarz" w:date="2014-12-09T23:46:00Z">
            <w:rPr>
              <w:del w:id="650" w:author="Speedziarz" w:date="2014-12-07T23:14:00Z"/>
              <w:rFonts w:cs="Arial"/>
              <w:sz w:val="28"/>
              <w:szCs w:val="28"/>
            </w:rPr>
          </w:rPrChange>
        </w:rPr>
        <w:pPrChange w:id="651" w:author="Speedziarz" w:date="2014-12-10T00:38:00Z">
          <w:pPr>
            <w:numPr>
              <w:ilvl w:val="1"/>
              <w:numId w:val="3"/>
            </w:numPr>
            <w:spacing w:line="360" w:lineRule="auto"/>
            <w:ind w:left="792" w:hanging="432"/>
          </w:pPr>
        </w:pPrChange>
      </w:pPr>
      <w:del w:id="652" w:author="Speedziarz" w:date="2014-12-07T23:14:00Z">
        <w:r w:rsidRPr="00221B26" w:rsidDel="00F2439F">
          <w:rPr>
            <w:rFonts w:cs="Arial"/>
            <w:sz w:val="28"/>
            <w:szCs w:val="28"/>
            <w:lang w:val="en-US"/>
            <w:rPrChange w:id="653" w:author="Speedziarz" w:date="2014-12-09T23:46:00Z">
              <w:rPr>
                <w:rFonts w:cs="Arial"/>
                <w:sz w:val="28"/>
                <w:szCs w:val="28"/>
              </w:rPr>
            </w:rPrChange>
          </w:rPr>
          <w:delText>Sprint trzeci</w:delText>
        </w:r>
        <w:r w:rsidR="00365A22" w:rsidRPr="00221B26" w:rsidDel="00F2439F">
          <w:rPr>
            <w:rFonts w:cs="Arial"/>
            <w:sz w:val="28"/>
            <w:szCs w:val="28"/>
            <w:lang w:val="en-US"/>
            <w:rPrChange w:id="654" w:author="Speedziarz" w:date="2014-12-09T23:46:00Z">
              <w:rPr>
                <w:rFonts w:cs="Arial"/>
                <w:sz w:val="28"/>
                <w:szCs w:val="28"/>
              </w:rPr>
            </w:rPrChange>
          </w:rPr>
          <w:delText>……………………………………………………32</w:delText>
        </w:r>
      </w:del>
    </w:p>
    <w:p w14:paraId="71E9D839" w14:textId="7FF74F58" w:rsidR="00CA1F89" w:rsidRPr="00221B26" w:rsidDel="00F2439F" w:rsidRDefault="00CA1F89">
      <w:pPr>
        <w:spacing w:line="360" w:lineRule="auto"/>
        <w:jc w:val="both"/>
        <w:rPr>
          <w:del w:id="655" w:author="Speedziarz" w:date="2014-12-07T23:14:00Z"/>
          <w:rFonts w:cs="Arial"/>
          <w:sz w:val="28"/>
          <w:szCs w:val="28"/>
          <w:lang w:val="en-US"/>
          <w:rPrChange w:id="656" w:author="Speedziarz" w:date="2014-12-09T23:46:00Z">
            <w:rPr>
              <w:del w:id="657" w:author="Speedziarz" w:date="2014-12-07T23:14:00Z"/>
              <w:rFonts w:cs="Arial"/>
              <w:sz w:val="28"/>
              <w:szCs w:val="28"/>
            </w:rPr>
          </w:rPrChange>
        </w:rPr>
        <w:pPrChange w:id="658" w:author="Speedziarz" w:date="2014-12-10T00:38:00Z">
          <w:pPr>
            <w:numPr>
              <w:ilvl w:val="1"/>
              <w:numId w:val="3"/>
            </w:numPr>
            <w:spacing w:line="360" w:lineRule="auto"/>
            <w:ind w:left="792" w:hanging="432"/>
          </w:pPr>
        </w:pPrChange>
      </w:pPr>
      <w:del w:id="659" w:author="Speedziarz" w:date="2014-12-07T23:14:00Z">
        <w:r w:rsidRPr="00221B26" w:rsidDel="00F2439F">
          <w:rPr>
            <w:rFonts w:cs="Arial"/>
            <w:sz w:val="28"/>
            <w:szCs w:val="28"/>
            <w:lang w:val="en-US"/>
            <w:rPrChange w:id="660" w:author="Speedziarz" w:date="2014-12-09T23:46:00Z">
              <w:rPr>
                <w:rFonts w:cs="Arial"/>
                <w:sz w:val="28"/>
                <w:szCs w:val="28"/>
              </w:rPr>
            </w:rPrChange>
          </w:rPr>
          <w:delText>Sprint czwarty</w:delText>
        </w:r>
        <w:r w:rsidR="00365A22" w:rsidRPr="00221B26" w:rsidDel="00F2439F">
          <w:rPr>
            <w:rFonts w:cs="Arial"/>
            <w:sz w:val="28"/>
            <w:szCs w:val="28"/>
            <w:lang w:val="en-US"/>
            <w:rPrChange w:id="661" w:author="Speedziarz" w:date="2014-12-09T23:46:00Z">
              <w:rPr>
                <w:rFonts w:cs="Arial"/>
                <w:sz w:val="28"/>
                <w:szCs w:val="28"/>
              </w:rPr>
            </w:rPrChange>
          </w:rPr>
          <w:delText>…………………………………………………35</w:delText>
        </w:r>
      </w:del>
    </w:p>
    <w:p w14:paraId="04AE498C" w14:textId="6D1A733E" w:rsidR="00436048" w:rsidRPr="00221B26" w:rsidDel="00F2439F" w:rsidRDefault="00436048">
      <w:pPr>
        <w:spacing w:line="360" w:lineRule="auto"/>
        <w:jc w:val="both"/>
        <w:rPr>
          <w:del w:id="662" w:author="Speedziarz" w:date="2014-12-07T23:14:00Z"/>
          <w:rFonts w:cs="Arial"/>
          <w:sz w:val="28"/>
          <w:szCs w:val="28"/>
          <w:lang w:val="en-US"/>
          <w:rPrChange w:id="663" w:author="Speedziarz" w:date="2014-12-09T23:46:00Z">
            <w:rPr>
              <w:del w:id="664" w:author="Speedziarz" w:date="2014-12-07T23:14:00Z"/>
              <w:rFonts w:cs="Arial"/>
              <w:sz w:val="28"/>
              <w:szCs w:val="28"/>
            </w:rPr>
          </w:rPrChange>
        </w:rPr>
        <w:pPrChange w:id="665" w:author="Speedziarz" w:date="2014-12-10T00:38:00Z">
          <w:pPr>
            <w:numPr>
              <w:numId w:val="3"/>
            </w:numPr>
            <w:spacing w:line="360" w:lineRule="auto"/>
            <w:ind w:left="360" w:hanging="360"/>
          </w:pPr>
        </w:pPrChange>
      </w:pPr>
      <w:del w:id="666" w:author="Speedziarz" w:date="2014-12-07T23:14:00Z">
        <w:r w:rsidRPr="00221B26" w:rsidDel="00F2439F">
          <w:rPr>
            <w:rFonts w:cs="Arial"/>
            <w:sz w:val="28"/>
            <w:szCs w:val="28"/>
            <w:lang w:val="en-US"/>
            <w:rPrChange w:id="667" w:author="Speedziarz" w:date="2014-12-09T23:46:00Z">
              <w:rPr>
                <w:rFonts w:cs="Arial"/>
                <w:sz w:val="28"/>
                <w:szCs w:val="28"/>
              </w:rPr>
            </w:rPrChange>
          </w:rPr>
          <w:delText>Słownik pojęć i skrótów</w:delText>
        </w:r>
        <w:r w:rsidR="00365A22" w:rsidRPr="00221B26" w:rsidDel="00F2439F">
          <w:rPr>
            <w:rFonts w:cs="Arial"/>
            <w:sz w:val="28"/>
            <w:szCs w:val="28"/>
            <w:lang w:val="en-US"/>
            <w:rPrChange w:id="668" w:author="Speedziarz" w:date="2014-12-09T23:46:00Z">
              <w:rPr>
                <w:rFonts w:cs="Arial"/>
                <w:sz w:val="28"/>
                <w:szCs w:val="28"/>
              </w:rPr>
            </w:rPrChange>
          </w:rPr>
          <w:delText>………………………………………………..38</w:delText>
        </w:r>
      </w:del>
    </w:p>
    <w:p w14:paraId="574769B3" w14:textId="554C1224" w:rsidR="00436048" w:rsidRPr="00221B26" w:rsidRDefault="00436048">
      <w:pPr>
        <w:spacing w:line="360" w:lineRule="auto"/>
        <w:jc w:val="both"/>
        <w:rPr>
          <w:rFonts w:cs="Arial"/>
          <w:sz w:val="28"/>
          <w:szCs w:val="28"/>
          <w:lang w:val="en-US"/>
          <w:rPrChange w:id="669" w:author="Speedziarz" w:date="2014-12-09T23:46:00Z">
            <w:rPr>
              <w:rFonts w:cs="Arial"/>
              <w:sz w:val="28"/>
              <w:szCs w:val="28"/>
            </w:rPr>
          </w:rPrChange>
        </w:rPr>
        <w:pPrChange w:id="670" w:author="Speedziarz" w:date="2014-12-10T00:38:00Z">
          <w:pPr>
            <w:numPr>
              <w:numId w:val="3"/>
            </w:numPr>
            <w:spacing w:line="360" w:lineRule="auto"/>
            <w:ind w:left="360" w:hanging="360"/>
          </w:pPr>
        </w:pPrChange>
      </w:pPr>
      <w:del w:id="671" w:author="Speedziarz" w:date="2014-12-07T23:14:00Z">
        <w:r w:rsidRPr="00221B26" w:rsidDel="00F2439F">
          <w:rPr>
            <w:rFonts w:cs="Arial"/>
            <w:sz w:val="28"/>
            <w:szCs w:val="28"/>
            <w:lang w:val="en-US"/>
            <w:rPrChange w:id="672" w:author="Speedziarz" w:date="2014-12-09T23:46:00Z">
              <w:rPr>
                <w:rFonts w:cs="Arial"/>
                <w:sz w:val="28"/>
                <w:szCs w:val="28"/>
              </w:rPr>
            </w:rPrChange>
          </w:rPr>
          <w:delText>Bibliografia</w:delText>
        </w:r>
        <w:r w:rsidR="002F2C9C" w:rsidRPr="00221B26" w:rsidDel="00F2439F">
          <w:rPr>
            <w:rFonts w:cs="Arial"/>
            <w:sz w:val="28"/>
            <w:szCs w:val="28"/>
            <w:lang w:val="en-US"/>
            <w:rPrChange w:id="673" w:author="Speedziarz" w:date="2014-12-09T23:46:00Z">
              <w:rPr>
                <w:rFonts w:cs="Arial"/>
                <w:sz w:val="28"/>
                <w:szCs w:val="28"/>
              </w:rPr>
            </w:rPrChange>
          </w:rPr>
          <w:delText>……………………………………………………………</w:delText>
        </w:r>
        <w:r w:rsidR="00365A22" w:rsidRPr="00221B26" w:rsidDel="00F2439F">
          <w:rPr>
            <w:rFonts w:cs="Arial"/>
            <w:sz w:val="28"/>
            <w:szCs w:val="28"/>
            <w:lang w:val="en-US"/>
            <w:rPrChange w:id="674" w:author="Speedziarz" w:date="2014-12-09T23:46:00Z">
              <w:rPr>
                <w:rFonts w:cs="Arial"/>
                <w:sz w:val="28"/>
                <w:szCs w:val="28"/>
              </w:rPr>
            </w:rPrChange>
          </w:rPr>
          <w:delText>…38</w:delText>
        </w:r>
      </w:del>
    </w:p>
    <w:customXmlInsRangeStart w:id="675" w:author="Speedziarz" w:date="2014-12-07T23:47:00Z"/>
    <w:sdt>
      <w:sdtPr>
        <w:rPr>
          <w:rFonts w:ascii="Arial" w:eastAsia="Times New Roman" w:hAnsi="Arial" w:cs="Times New Roman"/>
          <w:b w:val="0"/>
          <w:bCs w:val="0"/>
          <w:color w:val="auto"/>
          <w:sz w:val="20"/>
          <w:szCs w:val="20"/>
        </w:rPr>
        <w:id w:val="2082876529"/>
        <w:docPartObj>
          <w:docPartGallery w:val="Table of Contents"/>
          <w:docPartUnique/>
        </w:docPartObj>
      </w:sdtPr>
      <w:sdtEndPr/>
      <w:sdtContent>
        <w:customXmlInsRangeEnd w:id="675"/>
        <w:p w14:paraId="4D6C38BF" w14:textId="0093B858" w:rsidR="005E43BA" w:rsidRPr="00E53FC8" w:rsidRDefault="005E43BA">
          <w:pPr>
            <w:pStyle w:val="Nagwekspisutreci"/>
            <w:jc w:val="both"/>
            <w:rPr>
              <w:ins w:id="676" w:author="Speedziarz" w:date="2014-12-07T23:47:00Z"/>
              <w:lang w:val="en-US"/>
              <w:rPrChange w:id="677" w:author="Speedziarz" w:date="2014-12-10T00:03:00Z">
                <w:rPr>
                  <w:ins w:id="678" w:author="Speedziarz" w:date="2014-12-07T23:47:00Z"/>
                </w:rPr>
              </w:rPrChange>
            </w:rPr>
            <w:pPrChange w:id="679" w:author="aich" w:date="2014-12-08T06:13:00Z">
              <w:pPr>
                <w:pStyle w:val="Nagwekspisutreci"/>
              </w:pPr>
            </w:pPrChange>
          </w:pPr>
          <w:ins w:id="680" w:author="Speedziarz" w:date="2014-12-07T23:47:00Z">
            <w:r w:rsidRPr="00E53FC8">
              <w:rPr>
                <w:lang w:val="en-US"/>
                <w:rPrChange w:id="681" w:author="Speedziarz" w:date="2014-12-10T00:03:00Z">
                  <w:rPr/>
                </w:rPrChange>
              </w:rPr>
              <w:t>Spis treści</w:t>
            </w:r>
          </w:ins>
        </w:p>
        <w:p w14:paraId="0F41411F" w14:textId="77777777" w:rsidR="005E43BA" w:rsidRDefault="005E43BA">
          <w:pPr>
            <w:pStyle w:val="Spistreci1"/>
            <w:tabs>
              <w:tab w:val="left" w:pos="400"/>
              <w:tab w:val="right" w:leader="dot" w:pos="9486"/>
            </w:tabs>
            <w:jc w:val="both"/>
            <w:rPr>
              <w:rFonts w:asciiTheme="minorHAnsi" w:eastAsiaTheme="minorEastAsia" w:hAnsiTheme="minorHAnsi" w:cstheme="minorBidi"/>
              <w:noProof/>
              <w:sz w:val="22"/>
              <w:szCs w:val="22"/>
            </w:rPr>
            <w:pPrChange w:id="682" w:author="aich" w:date="2014-12-08T06:13:00Z">
              <w:pPr>
                <w:pStyle w:val="Spistreci1"/>
                <w:tabs>
                  <w:tab w:val="left" w:pos="400"/>
                  <w:tab w:val="right" w:leader="dot" w:pos="9486"/>
                </w:tabs>
              </w:pPr>
            </w:pPrChange>
          </w:pPr>
          <w:ins w:id="683" w:author="Speedziarz" w:date="2014-12-07T23:47:00Z">
            <w:r>
              <w:fldChar w:fldCharType="begin"/>
            </w:r>
            <w:r w:rsidRPr="00E53FC8">
              <w:rPr>
                <w:lang w:val="en-US"/>
                <w:rPrChange w:id="684" w:author="Speedziarz" w:date="2014-12-10T00:03:00Z">
                  <w:rPr/>
                </w:rPrChange>
              </w:rPr>
              <w:instrText xml:space="preserve"> TOC \o "1-3" \h \z \u </w:instrText>
            </w:r>
            <w:r>
              <w:fldChar w:fldCharType="separate"/>
            </w:r>
          </w:ins>
          <w:r w:rsidR="00CE1514">
            <w:rPr>
              <w:noProof/>
            </w:rPr>
            <w:fldChar w:fldCharType="begin"/>
          </w:r>
          <w:r w:rsidR="00CE1514" w:rsidRPr="00E53FC8">
            <w:rPr>
              <w:noProof/>
              <w:lang w:val="en-US"/>
              <w:rPrChange w:id="685" w:author="Speedziarz" w:date="2014-12-10T00:03:00Z">
                <w:rPr>
                  <w:noProof/>
                </w:rPr>
              </w:rPrChange>
            </w:rPr>
            <w:instrText xml:space="preserve"> HYPERLINK \l "</w:instrText>
          </w:r>
          <w:r w:rsidR="00CE1514">
            <w:rPr>
              <w:noProof/>
            </w:rPr>
            <w:instrText xml:space="preserve">_Toc405759377" </w:instrText>
          </w:r>
          <w:r w:rsidR="00CE1514">
            <w:rPr>
              <w:noProof/>
            </w:rPr>
            <w:fldChar w:fldCharType="separate"/>
          </w:r>
          <w:r w:rsidRPr="001C077C">
            <w:rPr>
              <w:rStyle w:val="Hipercze"/>
              <w:noProof/>
            </w:rPr>
            <w:t>1</w:t>
          </w:r>
          <w:r>
            <w:rPr>
              <w:rFonts w:asciiTheme="minorHAnsi" w:eastAsiaTheme="minorEastAsia" w:hAnsiTheme="minorHAnsi" w:cstheme="minorBidi"/>
              <w:noProof/>
              <w:sz w:val="22"/>
              <w:szCs w:val="22"/>
            </w:rPr>
            <w:tab/>
          </w:r>
          <w:r w:rsidRPr="001C077C">
            <w:rPr>
              <w:rStyle w:val="Hipercze"/>
              <w:noProof/>
            </w:rPr>
            <w:t>Raport Końcowy</w:t>
          </w:r>
          <w:r>
            <w:rPr>
              <w:noProof/>
              <w:webHidden/>
            </w:rPr>
            <w:tab/>
          </w:r>
          <w:r>
            <w:rPr>
              <w:noProof/>
              <w:webHidden/>
            </w:rPr>
            <w:fldChar w:fldCharType="begin"/>
          </w:r>
          <w:r>
            <w:rPr>
              <w:noProof/>
              <w:webHidden/>
            </w:rPr>
            <w:instrText xml:space="preserve"> PAGEREF _Toc405759377 \h </w:instrText>
          </w:r>
          <w:r>
            <w:rPr>
              <w:noProof/>
              <w:webHidden/>
            </w:rPr>
          </w:r>
          <w:r>
            <w:rPr>
              <w:noProof/>
              <w:webHidden/>
            </w:rPr>
            <w:fldChar w:fldCharType="separate"/>
          </w:r>
          <w:ins w:id="686" w:author="Speedziarz" w:date="2014-12-10T10:38:00Z">
            <w:r w:rsidR="00A40CE1">
              <w:rPr>
                <w:noProof/>
                <w:webHidden/>
              </w:rPr>
              <w:t>4</w:t>
            </w:r>
          </w:ins>
          <w:ins w:id="687" w:author="aich" w:date="2014-12-08T06:15:00Z">
            <w:del w:id="688" w:author="Speedziarz" w:date="2014-12-08T13:46:00Z">
              <w:r w:rsidR="004A5085" w:rsidDel="009521B7">
                <w:rPr>
                  <w:noProof/>
                  <w:webHidden/>
                </w:rPr>
                <w:delText>6</w:delText>
              </w:r>
            </w:del>
          </w:ins>
          <w:del w:id="689" w:author="Speedziarz" w:date="2014-12-08T13:46:00Z">
            <w:r w:rsidDel="009521B7">
              <w:rPr>
                <w:noProof/>
                <w:webHidden/>
              </w:rPr>
              <w:delText>8</w:delText>
            </w:r>
          </w:del>
          <w:r>
            <w:rPr>
              <w:noProof/>
              <w:webHidden/>
            </w:rPr>
            <w:fldChar w:fldCharType="end"/>
          </w:r>
          <w:r w:rsidR="00CE1514">
            <w:rPr>
              <w:noProof/>
            </w:rPr>
            <w:fldChar w:fldCharType="end"/>
          </w:r>
        </w:p>
        <w:p w14:paraId="556BF7D6"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690" w:author="aich" w:date="2014-12-08T06:13:00Z">
              <w:pPr>
                <w:pStyle w:val="Spistreci2"/>
                <w:tabs>
                  <w:tab w:val="left" w:pos="880"/>
                  <w:tab w:val="right" w:leader="dot" w:pos="9486"/>
                </w:tabs>
              </w:pPr>
            </w:pPrChange>
          </w:pPr>
          <w:r>
            <w:rPr>
              <w:noProof/>
            </w:rPr>
            <w:fldChar w:fldCharType="begin"/>
          </w:r>
          <w:r>
            <w:rPr>
              <w:noProof/>
            </w:rPr>
            <w:instrText xml:space="preserve"> HYPERLINK \l "_Toc405759378" </w:instrText>
          </w:r>
          <w:r>
            <w:rPr>
              <w:noProof/>
            </w:rPr>
            <w:fldChar w:fldCharType="separate"/>
          </w:r>
          <w:r w:rsidR="005E43BA" w:rsidRPr="001C077C">
            <w:rPr>
              <w:rStyle w:val="Hipercze"/>
              <w:noProof/>
            </w:rPr>
            <w:t>1.1</w:t>
          </w:r>
          <w:r w:rsidR="005E43BA">
            <w:rPr>
              <w:rFonts w:asciiTheme="minorHAnsi" w:eastAsiaTheme="minorEastAsia" w:hAnsiTheme="minorHAnsi" w:cstheme="minorBidi"/>
              <w:noProof/>
              <w:sz w:val="22"/>
              <w:szCs w:val="22"/>
            </w:rPr>
            <w:tab/>
          </w:r>
          <w:r w:rsidR="005E43BA" w:rsidRPr="001C077C">
            <w:rPr>
              <w:rStyle w:val="Hipercze"/>
              <w:noProof/>
            </w:rPr>
            <w:t>Dane dotyczące projektu</w:t>
          </w:r>
          <w:r w:rsidR="005E43BA">
            <w:rPr>
              <w:noProof/>
              <w:webHidden/>
            </w:rPr>
            <w:tab/>
          </w:r>
          <w:r w:rsidR="005E43BA">
            <w:rPr>
              <w:noProof/>
              <w:webHidden/>
            </w:rPr>
            <w:fldChar w:fldCharType="begin"/>
          </w:r>
          <w:r w:rsidR="005E43BA">
            <w:rPr>
              <w:noProof/>
              <w:webHidden/>
            </w:rPr>
            <w:instrText xml:space="preserve"> PAGEREF _Toc405759378 \h </w:instrText>
          </w:r>
          <w:r w:rsidR="005E43BA">
            <w:rPr>
              <w:noProof/>
              <w:webHidden/>
            </w:rPr>
          </w:r>
          <w:r w:rsidR="005E43BA">
            <w:rPr>
              <w:noProof/>
              <w:webHidden/>
            </w:rPr>
            <w:fldChar w:fldCharType="separate"/>
          </w:r>
          <w:ins w:id="691" w:author="Speedziarz" w:date="2014-12-10T10:38:00Z">
            <w:r w:rsidR="00A40CE1">
              <w:rPr>
                <w:noProof/>
                <w:webHidden/>
              </w:rPr>
              <w:t>4</w:t>
            </w:r>
          </w:ins>
          <w:ins w:id="692" w:author="aich" w:date="2014-12-08T06:15:00Z">
            <w:del w:id="693" w:author="Speedziarz" w:date="2014-12-08T13:46:00Z">
              <w:r w:rsidR="004A5085" w:rsidDel="009521B7">
                <w:rPr>
                  <w:noProof/>
                  <w:webHidden/>
                </w:rPr>
                <w:delText>6</w:delText>
              </w:r>
            </w:del>
          </w:ins>
          <w:del w:id="694" w:author="Speedziarz" w:date="2014-12-08T13:46:00Z">
            <w:r w:rsidR="005E43BA" w:rsidDel="009521B7">
              <w:rPr>
                <w:noProof/>
                <w:webHidden/>
              </w:rPr>
              <w:delText>8</w:delText>
            </w:r>
          </w:del>
          <w:r w:rsidR="005E43BA">
            <w:rPr>
              <w:noProof/>
              <w:webHidden/>
            </w:rPr>
            <w:fldChar w:fldCharType="end"/>
          </w:r>
          <w:r>
            <w:rPr>
              <w:noProof/>
            </w:rPr>
            <w:fldChar w:fldCharType="end"/>
          </w:r>
        </w:p>
        <w:p w14:paraId="2A0FA1B6"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695" w:author="aich" w:date="2014-12-08T06:13:00Z">
              <w:pPr>
                <w:pStyle w:val="Spistreci2"/>
                <w:tabs>
                  <w:tab w:val="left" w:pos="880"/>
                  <w:tab w:val="right" w:leader="dot" w:pos="9486"/>
                </w:tabs>
              </w:pPr>
            </w:pPrChange>
          </w:pPr>
          <w:r>
            <w:rPr>
              <w:noProof/>
            </w:rPr>
            <w:fldChar w:fldCharType="begin"/>
          </w:r>
          <w:r>
            <w:rPr>
              <w:noProof/>
            </w:rPr>
            <w:instrText xml:space="preserve"> HYPERLINK \l "_Toc405759379" </w:instrText>
          </w:r>
          <w:r>
            <w:rPr>
              <w:noProof/>
            </w:rPr>
            <w:fldChar w:fldCharType="separate"/>
          </w:r>
          <w:r w:rsidR="005E43BA" w:rsidRPr="001C077C">
            <w:rPr>
              <w:rStyle w:val="Hipercze"/>
              <w:noProof/>
            </w:rPr>
            <w:t>1.2</w:t>
          </w:r>
          <w:r w:rsidR="005E43BA">
            <w:rPr>
              <w:rFonts w:asciiTheme="minorHAnsi" w:eastAsiaTheme="minorEastAsia" w:hAnsiTheme="minorHAnsi" w:cstheme="minorBidi"/>
              <w:noProof/>
              <w:sz w:val="22"/>
              <w:szCs w:val="22"/>
            </w:rPr>
            <w:tab/>
          </w:r>
          <w:r w:rsidR="005E43BA" w:rsidRPr="001C077C">
            <w:rPr>
              <w:rStyle w:val="Hipercze"/>
              <w:noProof/>
            </w:rPr>
            <w:t>Kontekst projektu</w:t>
          </w:r>
          <w:r w:rsidR="005E43BA">
            <w:rPr>
              <w:noProof/>
              <w:webHidden/>
            </w:rPr>
            <w:tab/>
          </w:r>
          <w:r w:rsidR="005E43BA">
            <w:rPr>
              <w:noProof/>
              <w:webHidden/>
            </w:rPr>
            <w:fldChar w:fldCharType="begin"/>
          </w:r>
          <w:r w:rsidR="005E43BA">
            <w:rPr>
              <w:noProof/>
              <w:webHidden/>
            </w:rPr>
            <w:instrText xml:space="preserve"> PAGEREF _Toc405759379 \h </w:instrText>
          </w:r>
          <w:r w:rsidR="005E43BA">
            <w:rPr>
              <w:noProof/>
              <w:webHidden/>
            </w:rPr>
          </w:r>
          <w:r w:rsidR="005E43BA">
            <w:rPr>
              <w:noProof/>
              <w:webHidden/>
            </w:rPr>
            <w:fldChar w:fldCharType="separate"/>
          </w:r>
          <w:ins w:id="696" w:author="Speedziarz" w:date="2014-12-10T10:38:00Z">
            <w:r w:rsidR="00A40CE1">
              <w:rPr>
                <w:noProof/>
                <w:webHidden/>
              </w:rPr>
              <w:t>4</w:t>
            </w:r>
          </w:ins>
          <w:ins w:id="697" w:author="aich" w:date="2014-12-08T06:15:00Z">
            <w:del w:id="698" w:author="Speedziarz" w:date="2014-12-08T13:46:00Z">
              <w:r w:rsidR="004A5085" w:rsidDel="009521B7">
                <w:rPr>
                  <w:noProof/>
                  <w:webHidden/>
                </w:rPr>
                <w:delText>6</w:delText>
              </w:r>
            </w:del>
          </w:ins>
          <w:del w:id="699" w:author="Speedziarz" w:date="2014-12-08T13:46:00Z">
            <w:r w:rsidR="005E43BA" w:rsidDel="009521B7">
              <w:rPr>
                <w:noProof/>
                <w:webHidden/>
              </w:rPr>
              <w:delText>8</w:delText>
            </w:r>
          </w:del>
          <w:r w:rsidR="005E43BA">
            <w:rPr>
              <w:noProof/>
              <w:webHidden/>
            </w:rPr>
            <w:fldChar w:fldCharType="end"/>
          </w:r>
          <w:r>
            <w:rPr>
              <w:noProof/>
            </w:rPr>
            <w:fldChar w:fldCharType="end"/>
          </w:r>
        </w:p>
        <w:p w14:paraId="34BB9C35"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00" w:author="aich" w:date="2014-12-08T06:13:00Z">
              <w:pPr>
                <w:pStyle w:val="Spistreci2"/>
                <w:tabs>
                  <w:tab w:val="left" w:pos="880"/>
                  <w:tab w:val="right" w:leader="dot" w:pos="9486"/>
                </w:tabs>
              </w:pPr>
            </w:pPrChange>
          </w:pPr>
          <w:r>
            <w:rPr>
              <w:noProof/>
            </w:rPr>
            <w:fldChar w:fldCharType="begin"/>
          </w:r>
          <w:r>
            <w:rPr>
              <w:noProof/>
            </w:rPr>
            <w:instrText xml:space="preserve"> HYPERLINK \l "_Toc405759380" </w:instrText>
          </w:r>
          <w:r>
            <w:rPr>
              <w:noProof/>
            </w:rPr>
            <w:fldChar w:fldCharType="separate"/>
          </w:r>
          <w:r w:rsidR="005E43BA" w:rsidRPr="001C077C">
            <w:rPr>
              <w:rStyle w:val="Hipercze"/>
              <w:noProof/>
            </w:rPr>
            <w:t>1.3</w:t>
          </w:r>
          <w:r w:rsidR="005E43BA">
            <w:rPr>
              <w:rFonts w:asciiTheme="minorHAnsi" w:eastAsiaTheme="minorEastAsia" w:hAnsiTheme="minorHAnsi" w:cstheme="minorBidi"/>
              <w:noProof/>
              <w:sz w:val="22"/>
              <w:szCs w:val="22"/>
            </w:rPr>
            <w:tab/>
          </w:r>
          <w:r w:rsidR="005E43BA" w:rsidRPr="001C077C">
            <w:rPr>
              <w:rStyle w:val="Hipercze"/>
              <w:noProof/>
            </w:rPr>
            <w:t>Osiągnięte rezultaty</w:t>
          </w:r>
          <w:r w:rsidR="005E43BA">
            <w:rPr>
              <w:noProof/>
              <w:webHidden/>
            </w:rPr>
            <w:tab/>
          </w:r>
          <w:r w:rsidR="005E43BA">
            <w:rPr>
              <w:noProof/>
              <w:webHidden/>
            </w:rPr>
            <w:fldChar w:fldCharType="begin"/>
          </w:r>
          <w:r w:rsidR="005E43BA">
            <w:rPr>
              <w:noProof/>
              <w:webHidden/>
            </w:rPr>
            <w:instrText xml:space="preserve"> PAGEREF _Toc405759380 \h </w:instrText>
          </w:r>
          <w:r w:rsidR="005E43BA">
            <w:rPr>
              <w:noProof/>
              <w:webHidden/>
            </w:rPr>
          </w:r>
          <w:r w:rsidR="005E43BA">
            <w:rPr>
              <w:noProof/>
              <w:webHidden/>
            </w:rPr>
            <w:fldChar w:fldCharType="separate"/>
          </w:r>
          <w:ins w:id="701" w:author="Speedziarz" w:date="2014-12-10T10:38:00Z">
            <w:r w:rsidR="00A40CE1">
              <w:rPr>
                <w:noProof/>
                <w:webHidden/>
              </w:rPr>
              <w:t>5</w:t>
            </w:r>
          </w:ins>
          <w:ins w:id="702" w:author="aich" w:date="2014-12-08T06:15:00Z">
            <w:del w:id="703" w:author="Speedziarz" w:date="2014-12-08T13:46:00Z">
              <w:r w:rsidR="004A5085" w:rsidDel="009521B7">
                <w:rPr>
                  <w:noProof/>
                  <w:webHidden/>
                </w:rPr>
                <w:delText>7</w:delText>
              </w:r>
            </w:del>
          </w:ins>
          <w:del w:id="704" w:author="Speedziarz" w:date="2014-12-08T13:46:00Z">
            <w:r w:rsidR="005E43BA" w:rsidDel="009521B7">
              <w:rPr>
                <w:noProof/>
                <w:webHidden/>
              </w:rPr>
              <w:delText>9</w:delText>
            </w:r>
          </w:del>
          <w:r w:rsidR="005E43BA">
            <w:rPr>
              <w:noProof/>
              <w:webHidden/>
            </w:rPr>
            <w:fldChar w:fldCharType="end"/>
          </w:r>
          <w:r>
            <w:rPr>
              <w:noProof/>
            </w:rPr>
            <w:fldChar w:fldCharType="end"/>
          </w:r>
        </w:p>
        <w:p w14:paraId="1C6475F9"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05" w:author="aich" w:date="2014-12-08T06:13:00Z">
              <w:pPr>
                <w:pStyle w:val="Spistreci2"/>
                <w:tabs>
                  <w:tab w:val="left" w:pos="880"/>
                  <w:tab w:val="right" w:leader="dot" w:pos="9486"/>
                </w:tabs>
              </w:pPr>
            </w:pPrChange>
          </w:pPr>
          <w:r>
            <w:rPr>
              <w:noProof/>
            </w:rPr>
            <w:fldChar w:fldCharType="begin"/>
          </w:r>
          <w:r>
            <w:rPr>
              <w:noProof/>
            </w:rPr>
            <w:instrText xml:space="preserve"> HYPERLINK \l "_Toc405759381" </w:instrText>
          </w:r>
          <w:r>
            <w:rPr>
              <w:noProof/>
            </w:rPr>
            <w:fldChar w:fldCharType="separate"/>
          </w:r>
          <w:r w:rsidR="005E43BA" w:rsidRPr="001C077C">
            <w:rPr>
              <w:rStyle w:val="Hipercze"/>
              <w:noProof/>
            </w:rPr>
            <w:t>1.4</w:t>
          </w:r>
          <w:r w:rsidR="005E43BA">
            <w:rPr>
              <w:rFonts w:asciiTheme="minorHAnsi" w:eastAsiaTheme="minorEastAsia" w:hAnsiTheme="minorHAnsi" w:cstheme="minorBidi"/>
              <w:noProof/>
              <w:sz w:val="22"/>
              <w:szCs w:val="22"/>
            </w:rPr>
            <w:tab/>
          </w:r>
          <w:r w:rsidR="005E43BA" w:rsidRPr="001C077C">
            <w:rPr>
              <w:rStyle w:val="Hipercze"/>
              <w:noProof/>
            </w:rPr>
            <w:t>Proces realizacji projektu</w:t>
          </w:r>
          <w:r w:rsidR="005E43BA">
            <w:rPr>
              <w:noProof/>
              <w:webHidden/>
            </w:rPr>
            <w:tab/>
          </w:r>
          <w:r w:rsidR="005E43BA">
            <w:rPr>
              <w:noProof/>
              <w:webHidden/>
            </w:rPr>
            <w:fldChar w:fldCharType="begin"/>
          </w:r>
          <w:r w:rsidR="005E43BA">
            <w:rPr>
              <w:noProof/>
              <w:webHidden/>
            </w:rPr>
            <w:instrText xml:space="preserve"> PAGEREF _Toc405759381 \h </w:instrText>
          </w:r>
          <w:r w:rsidR="005E43BA">
            <w:rPr>
              <w:noProof/>
              <w:webHidden/>
            </w:rPr>
          </w:r>
          <w:r w:rsidR="005E43BA">
            <w:rPr>
              <w:noProof/>
              <w:webHidden/>
            </w:rPr>
            <w:fldChar w:fldCharType="separate"/>
          </w:r>
          <w:ins w:id="706" w:author="Speedziarz" w:date="2014-12-10T10:38:00Z">
            <w:r w:rsidR="00A40CE1">
              <w:rPr>
                <w:noProof/>
                <w:webHidden/>
              </w:rPr>
              <w:t>6</w:t>
            </w:r>
          </w:ins>
          <w:ins w:id="707" w:author="aich" w:date="2014-12-08T06:15:00Z">
            <w:del w:id="708" w:author="Speedziarz" w:date="2014-12-08T13:46:00Z">
              <w:r w:rsidR="004A5085" w:rsidDel="009521B7">
                <w:rPr>
                  <w:noProof/>
                  <w:webHidden/>
                </w:rPr>
                <w:delText>8</w:delText>
              </w:r>
            </w:del>
          </w:ins>
          <w:del w:id="709" w:author="Speedziarz" w:date="2014-12-08T13:46:00Z">
            <w:r w:rsidR="005E43BA" w:rsidDel="009521B7">
              <w:rPr>
                <w:noProof/>
                <w:webHidden/>
              </w:rPr>
              <w:delText>9</w:delText>
            </w:r>
          </w:del>
          <w:r w:rsidR="005E43BA">
            <w:rPr>
              <w:noProof/>
              <w:webHidden/>
            </w:rPr>
            <w:fldChar w:fldCharType="end"/>
          </w:r>
          <w:r>
            <w:rPr>
              <w:noProof/>
            </w:rPr>
            <w:fldChar w:fldCharType="end"/>
          </w:r>
        </w:p>
        <w:p w14:paraId="550E8754"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10" w:author="aich" w:date="2014-12-08T06:13:00Z">
              <w:pPr>
                <w:pStyle w:val="Spistreci2"/>
                <w:tabs>
                  <w:tab w:val="left" w:pos="880"/>
                  <w:tab w:val="right" w:leader="dot" w:pos="9486"/>
                </w:tabs>
              </w:pPr>
            </w:pPrChange>
          </w:pPr>
          <w:r>
            <w:rPr>
              <w:noProof/>
            </w:rPr>
            <w:fldChar w:fldCharType="begin"/>
          </w:r>
          <w:r>
            <w:rPr>
              <w:noProof/>
            </w:rPr>
            <w:instrText xml:space="preserve"> HYPERLINK \l "_Toc405759382" </w:instrText>
          </w:r>
          <w:r>
            <w:rPr>
              <w:noProof/>
            </w:rPr>
            <w:fldChar w:fldCharType="separate"/>
          </w:r>
          <w:r w:rsidR="005E43BA" w:rsidRPr="001C077C">
            <w:rPr>
              <w:rStyle w:val="Hipercze"/>
              <w:noProof/>
            </w:rPr>
            <w:t>1.5</w:t>
          </w:r>
          <w:r w:rsidR="005E43BA">
            <w:rPr>
              <w:rFonts w:asciiTheme="minorHAnsi" w:eastAsiaTheme="minorEastAsia" w:hAnsiTheme="minorHAnsi" w:cstheme="minorBidi"/>
              <w:noProof/>
              <w:sz w:val="22"/>
              <w:szCs w:val="22"/>
            </w:rPr>
            <w:tab/>
          </w:r>
          <w:r w:rsidR="005E43BA" w:rsidRPr="001C077C">
            <w:rPr>
              <w:rStyle w:val="Hipercze"/>
              <w:noProof/>
            </w:rPr>
            <w:t>Zmiany w trakcie projektu</w:t>
          </w:r>
          <w:r w:rsidR="005E43BA">
            <w:rPr>
              <w:noProof/>
              <w:webHidden/>
            </w:rPr>
            <w:tab/>
          </w:r>
          <w:r w:rsidR="005E43BA">
            <w:rPr>
              <w:noProof/>
              <w:webHidden/>
            </w:rPr>
            <w:fldChar w:fldCharType="begin"/>
          </w:r>
          <w:r w:rsidR="005E43BA">
            <w:rPr>
              <w:noProof/>
              <w:webHidden/>
            </w:rPr>
            <w:instrText xml:space="preserve"> PAGEREF _Toc405759382 \h </w:instrText>
          </w:r>
          <w:r w:rsidR="005E43BA">
            <w:rPr>
              <w:noProof/>
              <w:webHidden/>
            </w:rPr>
          </w:r>
          <w:r w:rsidR="005E43BA">
            <w:rPr>
              <w:noProof/>
              <w:webHidden/>
            </w:rPr>
            <w:fldChar w:fldCharType="separate"/>
          </w:r>
          <w:ins w:id="711" w:author="Speedziarz" w:date="2014-12-10T10:38:00Z">
            <w:r w:rsidR="00A40CE1">
              <w:rPr>
                <w:noProof/>
                <w:webHidden/>
              </w:rPr>
              <w:t>7</w:t>
            </w:r>
          </w:ins>
          <w:ins w:id="712" w:author="aich" w:date="2014-12-08T06:15:00Z">
            <w:del w:id="713" w:author="Speedziarz" w:date="2014-12-08T13:46:00Z">
              <w:r w:rsidR="004A5085" w:rsidDel="009521B7">
                <w:rPr>
                  <w:noProof/>
                  <w:webHidden/>
                </w:rPr>
                <w:delText>9</w:delText>
              </w:r>
            </w:del>
          </w:ins>
          <w:del w:id="714" w:author="Speedziarz" w:date="2014-12-08T13:46:00Z">
            <w:r w:rsidR="005E43BA" w:rsidDel="009521B7">
              <w:rPr>
                <w:noProof/>
                <w:webHidden/>
              </w:rPr>
              <w:delText>10</w:delText>
            </w:r>
          </w:del>
          <w:r w:rsidR="005E43BA">
            <w:rPr>
              <w:noProof/>
              <w:webHidden/>
            </w:rPr>
            <w:fldChar w:fldCharType="end"/>
          </w:r>
          <w:r>
            <w:rPr>
              <w:noProof/>
            </w:rPr>
            <w:fldChar w:fldCharType="end"/>
          </w:r>
        </w:p>
        <w:p w14:paraId="296A925C"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15" w:author="aich" w:date="2014-12-08T06:13:00Z">
              <w:pPr>
                <w:pStyle w:val="Spistreci2"/>
                <w:tabs>
                  <w:tab w:val="left" w:pos="880"/>
                  <w:tab w:val="right" w:leader="dot" w:pos="9486"/>
                </w:tabs>
              </w:pPr>
            </w:pPrChange>
          </w:pPr>
          <w:r>
            <w:rPr>
              <w:noProof/>
            </w:rPr>
            <w:fldChar w:fldCharType="begin"/>
          </w:r>
          <w:r>
            <w:rPr>
              <w:noProof/>
            </w:rPr>
            <w:instrText xml:space="preserve"> HYPERLINK \l "_Toc405759383" </w:instrText>
          </w:r>
          <w:r>
            <w:rPr>
              <w:noProof/>
            </w:rPr>
            <w:fldChar w:fldCharType="separate"/>
          </w:r>
          <w:r w:rsidR="005E43BA" w:rsidRPr="001C077C">
            <w:rPr>
              <w:rStyle w:val="Hipercze"/>
              <w:noProof/>
            </w:rPr>
            <w:t>1.6</w:t>
          </w:r>
          <w:r w:rsidR="005E43BA">
            <w:rPr>
              <w:rFonts w:asciiTheme="minorHAnsi" w:eastAsiaTheme="minorEastAsia" w:hAnsiTheme="minorHAnsi" w:cstheme="minorBidi"/>
              <w:noProof/>
              <w:sz w:val="22"/>
              <w:szCs w:val="22"/>
            </w:rPr>
            <w:tab/>
          </w:r>
          <w:r w:rsidR="005E43BA" w:rsidRPr="001C077C">
            <w:rPr>
              <w:rStyle w:val="Hipercze"/>
              <w:noProof/>
            </w:rPr>
            <w:t>Podsumowanie</w:t>
          </w:r>
          <w:r w:rsidR="005E43BA">
            <w:rPr>
              <w:noProof/>
              <w:webHidden/>
            </w:rPr>
            <w:tab/>
          </w:r>
          <w:r w:rsidR="005E43BA">
            <w:rPr>
              <w:noProof/>
              <w:webHidden/>
            </w:rPr>
            <w:fldChar w:fldCharType="begin"/>
          </w:r>
          <w:r w:rsidR="005E43BA">
            <w:rPr>
              <w:noProof/>
              <w:webHidden/>
            </w:rPr>
            <w:instrText xml:space="preserve"> PAGEREF _Toc405759383 \h </w:instrText>
          </w:r>
          <w:r w:rsidR="005E43BA">
            <w:rPr>
              <w:noProof/>
              <w:webHidden/>
            </w:rPr>
          </w:r>
          <w:r w:rsidR="005E43BA">
            <w:rPr>
              <w:noProof/>
              <w:webHidden/>
            </w:rPr>
            <w:fldChar w:fldCharType="separate"/>
          </w:r>
          <w:ins w:id="716" w:author="Speedziarz" w:date="2014-12-10T10:38:00Z">
            <w:r w:rsidR="00A40CE1">
              <w:rPr>
                <w:noProof/>
                <w:webHidden/>
              </w:rPr>
              <w:t>8</w:t>
            </w:r>
          </w:ins>
          <w:ins w:id="717" w:author="aich" w:date="2014-12-08T06:15:00Z">
            <w:del w:id="718" w:author="Speedziarz" w:date="2014-12-08T13:46:00Z">
              <w:r w:rsidR="004A5085" w:rsidDel="009521B7">
                <w:rPr>
                  <w:noProof/>
                  <w:webHidden/>
                </w:rPr>
                <w:delText>10</w:delText>
              </w:r>
            </w:del>
          </w:ins>
          <w:del w:id="719" w:author="Speedziarz" w:date="2014-12-08T13:46:00Z">
            <w:r w:rsidR="005E43BA" w:rsidDel="009521B7">
              <w:rPr>
                <w:noProof/>
                <w:webHidden/>
              </w:rPr>
              <w:delText>11</w:delText>
            </w:r>
          </w:del>
          <w:r w:rsidR="005E43BA">
            <w:rPr>
              <w:noProof/>
              <w:webHidden/>
            </w:rPr>
            <w:fldChar w:fldCharType="end"/>
          </w:r>
          <w:r>
            <w:rPr>
              <w:noProof/>
            </w:rPr>
            <w:fldChar w:fldCharType="end"/>
          </w:r>
        </w:p>
        <w:p w14:paraId="787D9C06" w14:textId="77777777" w:rsidR="005E43BA" w:rsidRDefault="00CE1514">
          <w:pPr>
            <w:pStyle w:val="Spistreci1"/>
            <w:tabs>
              <w:tab w:val="left" w:pos="400"/>
              <w:tab w:val="right" w:leader="dot" w:pos="9486"/>
            </w:tabs>
            <w:jc w:val="both"/>
            <w:rPr>
              <w:rFonts w:asciiTheme="minorHAnsi" w:eastAsiaTheme="minorEastAsia" w:hAnsiTheme="minorHAnsi" w:cstheme="minorBidi"/>
              <w:noProof/>
              <w:sz w:val="22"/>
              <w:szCs w:val="22"/>
            </w:rPr>
            <w:pPrChange w:id="720" w:author="aich" w:date="2014-12-08T06:13:00Z">
              <w:pPr>
                <w:pStyle w:val="Spistreci1"/>
                <w:tabs>
                  <w:tab w:val="left" w:pos="400"/>
                  <w:tab w:val="right" w:leader="dot" w:pos="9486"/>
                </w:tabs>
              </w:pPr>
            </w:pPrChange>
          </w:pPr>
          <w:r>
            <w:rPr>
              <w:noProof/>
            </w:rPr>
            <w:fldChar w:fldCharType="begin"/>
          </w:r>
          <w:r>
            <w:rPr>
              <w:noProof/>
            </w:rPr>
            <w:instrText xml:space="preserve"> HYPERLINK \l "_Toc405759384" </w:instrText>
          </w:r>
          <w:r>
            <w:rPr>
              <w:noProof/>
            </w:rPr>
            <w:fldChar w:fldCharType="separate"/>
          </w:r>
          <w:r w:rsidR="005E43BA" w:rsidRPr="001C077C">
            <w:rPr>
              <w:rStyle w:val="Hipercze"/>
              <w:noProof/>
            </w:rPr>
            <w:t>2</w:t>
          </w:r>
          <w:r w:rsidR="005E43BA">
            <w:rPr>
              <w:rFonts w:asciiTheme="minorHAnsi" w:eastAsiaTheme="minorEastAsia" w:hAnsiTheme="minorHAnsi" w:cstheme="minorBidi"/>
              <w:noProof/>
              <w:sz w:val="22"/>
              <w:szCs w:val="22"/>
            </w:rPr>
            <w:tab/>
          </w:r>
          <w:r w:rsidR="005E43BA" w:rsidRPr="001C077C">
            <w:rPr>
              <w:rStyle w:val="Hipercze"/>
              <w:noProof/>
            </w:rPr>
            <w:t>Dokumentacja techniczna</w:t>
          </w:r>
          <w:r w:rsidR="005E43BA">
            <w:rPr>
              <w:noProof/>
              <w:webHidden/>
            </w:rPr>
            <w:tab/>
          </w:r>
          <w:r w:rsidR="005E43BA">
            <w:rPr>
              <w:noProof/>
              <w:webHidden/>
            </w:rPr>
            <w:fldChar w:fldCharType="begin"/>
          </w:r>
          <w:r w:rsidR="005E43BA">
            <w:rPr>
              <w:noProof/>
              <w:webHidden/>
            </w:rPr>
            <w:instrText xml:space="preserve"> PAGEREF _Toc405759384 \h </w:instrText>
          </w:r>
          <w:r w:rsidR="005E43BA">
            <w:rPr>
              <w:noProof/>
              <w:webHidden/>
            </w:rPr>
          </w:r>
          <w:r w:rsidR="005E43BA">
            <w:rPr>
              <w:noProof/>
              <w:webHidden/>
            </w:rPr>
            <w:fldChar w:fldCharType="separate"/>
          </w:r>
          <w:ins w:id="721" w:author="Speedziarz" w:date="2014-12-10T10:38:00Z">
            <w:r w:rsidR="00A40CE1">
              <w:rPr>
                <w:noProof/>
                <w:webHidden/>
              </w:rPr>
              <w:t>10</w:t>
            </w:r>
          </w:ins>
          <w:ins w:id="722" w:author="aich" w:date="2014-12-08T06:15:00Z">
            <w:del w:id="723" w:author="Speedziarz" w:date="2014-12-08T13:46:00Z">
              <w:r w:rsidR="004A5085" w:rsidDel="009521B7">
                <w:rPr>
                  <w:noProof/>
                  <w:webHidden/>
                </w:rPr>
                <w:delText>12</w:delText>
              </w:r>
            </w:del>
          </w:ins>
          <w:del w:id="724" w:author="Speedziarz" w:date="2014-12-08T13:46:00Z">
            <w:r w:rsidR="005E43BA" w:rsidDel="009521B7">
              <w:rPr>
                <w:noProof/>
                <w:webHidden/>
              </w:rPr>
              <w:delText>13</w:delText>
            </w:r>
          </w:del>
          <w:r w:rsidR="005E43BA">
            <w:rPr>
              <w:noProof/>
              <w:webHidden/>
            </w:rPr>
            <w:fldChar w:fldCharType="end"/>
          </w:r>
          <w:r>
            <w:rPr>
              <w:noProof/>
            </w:rPr>
            <w:fldChar w:fldCharType="end"/>
          </w:r>
        </w:p>
        <w:p w14:paraId="05D792C3"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25" w:author="aich" w:date="2014-12-08T06:13:00Z">
              <w:pPr>
                <w:pStyle w:val="Spistreci2"/>
                <w:tabs>
                  <w:tab w:val="left" w:pos="880"/>
                  <w:tab w:val="right" w:leader="dot" w:pos="9486"/>
                </w:tabs>
              </w:pPr>
            </w:pPrChange>
          </w:pPr>
          <w:r>
            <w:rPr>
              <w:noProof/>
            </w:rPr>
            <w:fldChar w:fldCharType="begin"/>
          </w:r>
          <w:r>
            <w:rPr>
              <w:noProof/>
            </w:rPr>
            <w:instrText xml:space="preserve"> HYPERLINK \l "_Toc405759385" </w:instrText>
          </w:r>
          <w:r>
            <w:rPr>
              <w:noProof/>
            </w:rPr>
            <w:fldChar w:fldCharType="separate"/>
          </w:r>
          <w:r w:rsidR="005E43BA" w:rsidRPr="001C077C">
            <w:rPr>
              <w:rStyle w:val="Hipercze"/>
              <w:noProof/>
            </w:rPr>
            <w:t>2.1</w:t>
          </w:r>
          <w:r w:rsidR="005E43BA">
            <w:rPr>
              <w:rFonts w:asciiTheme="minorHAnsi" w:eastAsiaTheme="minorEastAsia" w:hAnsiTheme="minorHAnsi" w:cstheme="minorBidi"/>
              <w:noProof/>
              <w:sz w:val="22"/>
              <w:szCs w:val="22"/>
            </w:rPr>
            <w:tab/>
          </w:r>
          <w:r w:rsidR="005E43BA" w:rsidRPr="001C077C">
            <w:rPr>
              <w:rStyle w:val="Hipercze"/>
              <w:noProof/>
            </w:rPr>
            <w:t>Dokumentacja wizji technicznej</w:t>
          </w:r>
          <w:r w:rsidR="005E43BA">
            <w:rPr>
              <w:noProof/>
              <w:webHidden/>
            </w:rPr>
            <w:tab/>
          </w:r>
          <w:r w:rsidR="005E43BA">
            <w:rPr>
              <w:noProof/>
              <w:webHidden/>
            </w:rPr>
            <w:fldChar w:fldCharType="begin"/>
          </w:r>
          <w:r w:rsidR="005E43BA">
            <w:rPr>
              <w:noProof/>
              <w:webHidden/>
            </w:rPr>
            <w:instrText xml:space="preserve"> PAGEREF _Toc405759385 \h </w:instrText>
          </w:r>
          <w:r w:rsidR="005E43BA">
            <w:rPr>
              <w:noProof/>
              <w:webHidden/>
            </w:rPr>
          </w:r>
          <w:r w:rsidR="005E43BA">
            <w:rPr>
              <w:noProof/>
              <w:webHidden/>
            </w:rPr>
            <w:fldChar w:fldCharType="separate"/>
          </w:r>
          <w:ins w:id="726" w:author="Speedziarz" w:date="2014-12-10T10:38:00Z">
            <w:r w:rsidR="00A40CE1">
              <w:rPr>
                <w:noProof/>
                <w:webHidden/>
              </w:rPr>
              <w:t>10</w:t>
            </w:r>
          </w:ins>
          <w:ins w:id="727" w:author="aich" w:date="2014-12-08T06:15:00Z">
            <w:del w:id="728" w:author="Speedziarz" w:date="2014-12-08T13:46:00Z">
              <w:r w:rsidR="004A5085" w:rsidDel="009521B7">
                <w:rPr>
                  <w:noProof/>
                  <w:webHidden/>
                </w:rPr>
                <w:delText>12</w:delText>
              </w:r>
            </w:del>
          </w:ins>
          <w:del w:id="729" w:author="Speedziarz" w:date="2014-12-08T13:46:00Z">
            <w:r w:rsidR="005E43BA" w:rsidDel="009521B7">
              <w:rPr>
                <w:noProof/>
                <w:webHidden/>
              </w:rPr>
              <w:delText>13</w:delText>
            </w:r>
          </w:del>
          <w:r w:rsidR="005E43BA">
            <w:rPr>
              <w:noProof/>
              <w:webHidden/>
            </w:rPr>
            <w:fldChar w:fldCharType="end"/>
          </w:r>
          <w:r>
            <w:rPr>
              <w:noProof/>
            </w:rPr>
            <w:fldChar w:fldCharType="end"/>
          </w:r>
        </w:p>
        <w:p w14:paraId="3A25EAA1"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30" w:author="aich" w:date="2014-12-08T06:13:00Z">
              <w:pPr>
                <w:pStyle w:val="Spistreci2"/>
                <w:tabs>
                  <w:tab w:val="left" w:pos="880"/>
                  <w:tab w:val="right" w:leader="dot" w:pos="9486"/>
                </w:tabs>
              </w:pPr>
            </w:pPrChange>
          </w:pPr>
          <w:r>
            <w:rPr>
              <w:noProof/>
            </w:rPr>
            <w:fldChar w:fldCharType="begin"/>
          </w:r>
          <w:r>
            <w:rPr>
              <w:noProof/>
            </w:rPr>
            <w:instrText xml:space="preserve"> HYPERLINK \l "_Toc405759386" </w:instrText>
          </w:r>
          <w:r>
            <w:rPr>
              <w:noProof/>
            </w:rPr>
            <w:fldChar w:fldCharType="separate"/>
          </w:r>
          <w:r w:rsidR="005E43BA" w:rsidRPr="001C077C">
            <w:rPr>
              <w:rStyle w:val="Hipercze"/>
              <w:noProof/>
            </w:rPr>
            <w:t>2.2</w:t>
          </w:r>
          <w:r w:rsidR="005E43BA">
            <w:rPr>
              <w:rFonts w:asciiTheme="minorHAnsi" w:eastAsiaTheme="minorEastAsia" w:hAnsiTheme="minorHAnsi" w:cstheme="minorBidi"/>
              <w:noProof/>
              <w:sz w:val="22"/>
              <w:szCs w:val="22"/>
            </w:rPr>
            <w:tab/>
          </w:r>
          <w:r w:rsidR="005E43BA" w:rsidRPr="001C077C">
            <w:rPr>
              <w:rStyle w:val="Hipercze"/>
              <w:noProof/>
            </w:rPr>
            <w:t>Zawartość projektu</w:t>
          </w:r>
          <w:r w:rsidR="005E43BA">
            <w:rPr>
              <w:noProof/>
              <w:webHidden/>
            </w:rPr>
            <w:tab/>
          </w:r>
          <w:r w:rsidR="005E43BA">
            <w:rPr>
              <w:noProof/>
              <w:webHidden/>
            </w:rPr>
            <w:fldChar w:fldCharType="begin"/>
          </w:r>
          <w:r w:rsidR="005E43BA">
            <w:rPr>
              <w:noProof/>
              <w:webHidden/>
            </w:rPr>
            <w:instrText xml:space="preserve"> PAGEREF _Toc405759386 \h </w:instrText>
          </w:r>
          <w:r w:rsidR="005E43BA">
            <w:rPr>
              <w:noProof/>
              <w:webHidden/>
            </w:rPr>
          </w:r>
          <w:r w:rsidR="005E43BA">
            <w:rPr>
              <w:noProof/>
              <w:webHidden/>
            </w:rPr>
            <w:fldChar w:fldCharType="separate"/>
          </w:r>
          <w:ins w:id="731" w:author="Speedziarz" w:date="2014-12-10T10:38:00Z">
            <w:r w:rsidR="00A40CE1">
              <w:rPr>
                <w:noProof/>
                <w:webHidden/>
              </w:rPr>
              <w:t>11</w:t>
            </w:r>
          </w:ins>
          <w:ins w:id="732" w:author="aich" w:date="2014-12-08T06:15:00Z">
            <w:del w:id="733" w:author="Speedziarz" w:date="2014-12-08T13:46:00Z">
              <w:r w:rsidR="004A5085" w:rsidDel="009521B7">
                <w:rPr>
                  <w:noProof/>
                  <w:webHidden/>
                </w:rPr>
                <w:delText>13</w:delText>
              </w:r>
            </w:del>
          </w:ins>
          <w:del w:id="734" w:author="Speedziarz" w:date="2014-12-08T13:46:00Z">
            <w:r w:rsidR="005E43BA" w:rsidDel="009521B7">
              <w:rPr>
                <w:noProof/>
                <w:webHidden/>
              </w:rPr>
              <w:delText>13</w:delText>
            </w:r>
          </w:del>
          <w:r w:rsidR="005E43BA">
            <w:rPr>
              <w:noProof/>
              <w:webHidden/>
            </w:rPr>
            <w:fldChar w:fldCharType="end"/>
          </w:r>
          <w:r>
            <w:rPr>
              <w:noProof/>
            </w:rPr>
            <w:fldChar w:fldCharType="end"/>
          </w:r>
        </w:p>
        <w:p w14:paraId="5BA6E745"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3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"_Toc405759387" </w:instrText>
          </w:r>
          <w:r>
            <w:rPr>
              <w:noProof/>
            </w:rPr>
            <w:fldChar w:fldCharType="separate"/>
          </w:r>
          <w:r w:rsidR="005E43BA" w:rsidRPr="001C077C">
            <w:rPr>
              <w:rStyle w:val="Hipercze"/>
              <w:noProof/>
            </w:rPr>
            <w:t>2.2.1</w:t>
          </w:r>
          <w:r w:rsidR="005E43BA">
            <w:rPr>
              <w:rFonts w:asciiTheme="minorHAnsi" w:eastAsiaTheme="minorEastAsia" w:hAnsiTheme="minorHAnsi" w:cstheme="minorBidi"/>
              <w:noProof/>
              <w:sz w:val="22"/>
              <w:szCs w:val="22"/>
            </w:rPr>
            <w:tab/>
          </w:r>
          <w:r w:rsidR="005E43BA" w:rsidRPr="001C077C">
            <w:rPr>
              <w:rStyle w:val="Hipercze"/>
              <w:noProof/>
            </w:rPr>
            <w:t>Wykorzystane algorytmy</w:t>
          </w:r>
          <w:r w:rsidR="005E43BA">
            <w:rPr>
              <w:noProof/>
              <w:webHidden/>
            </w:rPr>
            <w:tab/>
          </w:r>
          <w:r w:rsidR="005E43BA">
            <w:rPr>
              <w:noProof/>
              <w:webHidden/>
            </w:rPr>
            <w:fldChar w:fldCharType="begin"/>
          </w:r>
          <w:r w:rsidR="005E43BA">
            <w:rPr>
              <w:noProof/>
              <w:webHidden/>
            </w:rPr>
            <w:instrText xml:space="preserve"> PAGEREF _Toc405759387 \h </w:instrText>
          </w:r>
          <w:r w:rsidR="005E43BA">
            <w:rPr>
              <w:noProof/>
              <w:webHidden/>
            </w:rPr>
          </w:r>
          <w:r w:rsidR="005E43BA">
            <w:rPr>
              <w:noProof/>
              <w:webHidden/>
            </w:rPr>
            <w:fldChar w:fldCharType="separate"/>
          </w:r>
          <w:ins w:id="736" w:author="Speedziarz" w:date="2014-12-10T10:38:00Z">
            <w:r w:rsidR="00A40CE1">
              <w:rPr>
                <w:noProof/>
                <w:webHidden/>
              </w:rPr>
              <w:t>11</w:t>
            </w:r>
          </w:ins>
          <w:ins w:id="737" w:author="aich" w:date="2014-12-08T06:15:00Z">
            <w:del w:id="738" w:author="Speedziarz" w:date="2014-12-08T13:46:00Z">
              <w:r w:rsidR="004A5085" w:rsidDel="009521B7">
                <w:rPr>
                  <w:noProof/>
                  <w:webHidden/>
                </w:rPr>
                <w:delText>13</w:delText>
              </w:r>
            </w:del>
          </w:ins>
          <w:del w:id="739" w:author="Speedziarz" w:date="2014-12-08T13:46:00Z">
            <w:r w:rsidR="005E43BA" w:rsidDel="009521B7">
              <w:rPr>
                <w:noProof/>
                <w:webHidden/>
              </w:rPr>
              <w:delText>13</w:delText>
            </w:r>
          </w:del>
          <w:r w:rsidR="005E43BA">
            <w:rPr>
              <w:noProof/>
              <w:webHidden/>
            </w:rPr>
            <w:fldChar w:fldCharType="end"/>
          </w:r>
          <w:r>
            <w:rPr>
              <w:noProof/>
            </w:rPr>
            <w:fldChar w:fldCharType="end"/>
          </w:r>
        </w:p>
        <w:p w14:paraId="2D033888"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40" w:author="aich" w:date="2014-12-08T06:13:00Z">
              <w:pPr>
                <w:pStyle w:val="Spistreci3"/>
                <w:tabs>
                  <w:tab w:val="left" w:pos="1100"/>
                  <w:tab w:val="right" w:leader="dot" w:pos="9486"/>
                </w:tabs>
              </w:pPr>
            </w:pPrChange>
          </w:pPr>
          <w:r>
            <w:rPr>
              <w:noProof/>
            </w:rPr>
            <w:fldChar w:fldCharType="begin"/>
          </w:r>
          <w:r>
            <w:rPr>
              <w:noProof/>
            </w:rPr>
            <w:instrText xml:space="preserve"> HYPERLINK \l "_Toc405759388" </w:instrText>
          </w:r>
          <w:r>
            <w:rPr>
              <w:noProof/>
            </w:rPr>
            <w:fldChar w:fldCharType="separate"/>
          </w:r>
          <w:r w:rsidR="005E43BA" w:rsidRPr="001C077C">
            <w:rPr>
              <w:rStyle w:val="Hipercze"/>
              <w:noProof/>
            </w:rPr>
            <w:t>2.2.2</w:t>
          </w:r>
          <w:r w:rsidR="005E43BA">
            <w:rPr>
              <w:rFonts w:asciiTheme="minorHAnsi" w:eastAsiaTheme="minorEastAsia" w:hAnsiTheme="minorHAnsi" w:cstheme="minorBidi"/>
              <w:noProof/>
              <w:sz w:val="22"/>
              <w:szCs w:val="22"/>
            </w:rPr>
            <w:tab/>
          </w:r>
          <w:r w:rsidR="005E43BA" w:rsidRPr="001C077C">
            <w:rPr>
              <w:rStyle w:val="Hipercze"/>
              <w:rFonts w:eastAsia="Arial"/>
              <w:noProof/>
            </w:rPr>
            <w:t>Algorytm HeldKarp’a zaimplementowany w programie:</w:t>
          </w:r>
          <w:r w:rsidR="005E43BA">
            <w:rPr>
              <w:noProof/>
              <w:webHidden/>
            </w:rPr>
            <w:tab/>
          </w:r>
          <w:r w:rsidR="005E43BA">
            <w:rPr>
              <w:noProof/>
              <w:webHidden/>
            </w:rPr>
            <w:fldChar w:fldCharType="begin"/>
          </w:r>
          <w:r w:rsidR="005E43BA">
            <w:rPr>
              <w:noProof/>
              <w:webHidden/>
            </w:rPr>
            <w:instrText xml:space="preserve"> PAGEREF _Toc405759388 \h </w:instrText>
          </w:r>
          <w:r w:rsidR="005E43BA">
            <w:rPr>
              <w:noProof/>
              <w:webHidden/>
            </w:rPr>
          </w:r>
          <w:r w:rsidR="005E43BA">
            <w:rPr>
              <w:noProof/>
              <w:webHidden/>
            </w:rPr>
            <w:fldChar w:fldCharType="separate"/>
          </w:r>
          <w:ins w:id="741" w:author="Speedziarz" w:date="2014-12-10T10:38:00Z">
            <w:r w:rsidR="00A40CE1">
              <w:rPr>
                <w:noProof/>
                <w:webHidden/>
              </w:rPr>
              <w:t>11</w:t>
            </w:r>
          </w:ins>
          <w:ins w:id="742" w:author="aich" w:date="2014-12-08T06:15:00Z">
            <w:del w:id="743" w:author="Speedziarz" w:date="2014-12-08T13:46:00Z">
              <w:r w:rsidR="004A5085" w:rsidDel="009521B7">
                <w:rPr>
                  <w:noProof/>
                  <w:webHidden/>
                </w:rPr>
                <w:delText>13</w:delText>
              </w:r>
            </w:del>
          </w:ins>
          <w:del w:id="744" w:author="Speedziarz" w:date="2014-12-08T13:46:00Z">
            <w:r w:rsidR="005E43BA" w:rsidDel="009521B7">
              <w:rPr>
                <w:noProof/>
                <w:webHidden/>
              </w:rPr>
              <w:delText>14</w:delText>
            </w:r>
          </w:del>
          <w:r w:rsidR="005E43BA">
            <w:rPr>
              <w:noProof/>
              <w:webHidden/>
            </w:rPr>
            <w:fldChar w:fldCharType="end"/>
          </w:r>
          <w:r>
            <w:rPr>
              <w:noProof/>
            </w:rPr>
            <w:fldChar w:fldCharType="end"/>
          </w:r>
        </w:p>
        <w:p w14:paraId="6F9C738C"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4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"_Toc405759389" </w:instrText>
          </w:r>
          <w:r>
            <w:rPr>
              <w:noProof/>
            </w:rPr>
            <w:fldChar w:fldCharType="separate"/>
          </w:r>
          <w:r w:rsidR="005E43BA" w:rsidRPr="001C077C">
            <w:rPr>
              <w:rStyle w:val="Hipercze"/>
              <w:noProof/>
            </w:rPr>
            <w:t>2.2.3</w:t>
          </w:r>
          <w:r w:rsidR="005E43BA">
            <w:rPr>
              <w:rFonts w:asciiTheme="minorHAnsi" w:eastAsiaTheme="minorEastAsia" w:hAnsiTheme="minorHAnsi" w:cstheme="minorBidi"/>
              <w:noProof/>
              <w:sz w:val="22"/>
              <w:szCs w:val="22"/>
            </w:rPr>
            <w:tab/>
          </w:r>
          <w:r w:rsidR="005E43BA" w:rsidRPr="001C077C">
            <w:rPr>
              <w:rStyle w:val="Hipercze"/>
              <w:rFonts w:eastAsia="Arial"/>
              <w:noProof/>
            </w:rPr>
            <w:t xml:space="preserve">Metoda obchodząca limit </w:t>
          </w:r>
          <w:r w:rsidR="005E43BA" w:rsidRPr="001C077C">
            <w:rPr>
              <w:rStyle w:val="Hipercze"/>
              <w:rFonts w:ascii="Helvetica" w:eastAsia="Helvetica" w:hAnsi="Helvetica" w:cs="Helvetica"/>
              <w:noProof/>
            </w:rPr>
            <w:t>GoogleDirections API</w:t>
          </w:r>
          <w:r w:rsidR="005E43BA">
            <w:rPr>
              <w:noProof/>
              <w:webHidden/>
            </w:rPr>
            <w:tab/>
          </w:r>
          <w:r w:rsidR="005E43BA">
            <w:rPr>
              <w:noProof/>
              <w:webHidden/>
            </w:rPr>
            <w:fldChar w:fldCharType="begin"/>
          </w:r>
          <w:r w:rsidR="005E43BA">
            <w:rPr>
              <w:noProof/>
              <w:webHidden/>
            </w:rPr>
            <w:instrText xml:space="preserve"> PAGEREF _Toc405759389 \h </w:instrText>
          </w:r>
          <w:r w:rsidR="005E43BA">
            <w:rPr>
              <w:noProof/>
              <w:webHidden/>
            </w:rPr>
          </w:r>
          <w:r w:rsidR="005E43BA">
            <w:rPr>
              <w:noProof/>
              <w:webHidden/>
            </w:rPr>
            <w:fldChar w:fldCharType="separate"/>
          </w:r>
          <w:ins w:id="746" w:author="Speedziarz" w:date="2014-12-10T10:38:00Z">
            <w:r w:rsidR="00A40CE1">
              <w:rPr>
                <w:noProof/>
                <w:webHidden/>
              </w:rPr>
              <w:t>12</w:t>
            </w:r>
          </w:ins>
          <w:ins w:id="747" w:author="aich" w:date="2014-12-08T06:15:00Z">
            <w:del w:id="748" w:author="Speedziarz" w:date="2014-12-08T13:46:00Z">
              <w:r w:rsidR="004A5085" w:rsidDel="009521B7">
                <w:rPr>
                  <w:noProof/>
                  <w:webHidden/>
                </w:rPr>
                <w:delText>14</w:delText>
              </w:r>
            </w:del>
          </w:ins>
          <w:del w:id="749" w:author="Speedziarz" w:date="2014-12-08T13:46:00Z">
            <w:r w:rsidR="005E43BA" w:rsidDel="009521B7">
              <w:rPr>
                <w:noProof/>
                <w:webHidden/>
              </w:rPr>
              <w:delText>15</w:delText>
            </w:r>
          </w:del>
          <w:r w:rsidR="005E43BA">
            <w:rPr>
              <w:noProof/>
              <w:webHidden/>
            </w:rPr>
            <w:fldChar w:fldCharType="end"/>
          </w:r>
          <w:r>
            <w:rPr>
              <w:noProof/>
            </w:rPr>
            <w:fldChar w:fldCharType="end"/>
          </w:r>
        </w:p>
        <w:p w14:paraId="6009C043"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50" w:author="aich" w:date="2014-12-08T06:13:00Z">
              <w:pPr>
                <w:pStyle w:val="Spistreci2"/>
                <w:tabs>
                  <w:tab w:val="left" w:pos="880"/>
                  <w:tab w:val="right" w:leader="dot" w:pos="9486"/>
                </w:tabs>
              </w:pPr>
            </w:pPrChange>
          </w:pPr>
          <w:r>
            <w:rPr>
              <w:noProof/>
            </w:rPr>
            <w:fldChar w:fldCharType="begin"/>
          </w:r>
          <w:r>
            <w:rPr>
              <w:noProof/>
            </w:rPr>
            <w:instrText xml:space="preserve"> HYPERLINK \l "_Toc405759390" </w:instrText>
          </w:r>
          <w:r>
            <w:rPr>
              <w:noProof/>
            </w:rPr>
            <w:fldChar w:fldCharType="separate"/>
          </w:r>
          <w:r w:rsidR="005E43BA" w:rsidRPr="001C077C">
            <w:rPr>
              <w:rStyle w:val="Hipercze"/>
              <w:noProof/>
            </w:rPr>
            <w:t>2.3</w:t>
          </w:r>
          <w:r w:rsidR="005E43BA">
            <w:rPr>
              <w:rFonts w:asciiTheme="minorHAnsi" w:eastAsiaTheme="minorEastAsia" w:hAnsiTheme="minorHAnsi" w:cstheme="minorBidi"/>
              <w:noProof/>
              <w:sz w:val="22"/>
              <w:szCs w:val="22"/>
            </w:rPr>
            <w:tab/>
          </w:r>
          <w:r w:rsidR="005E43BA" w:rsidRPr="001C077C">
            <w:rPr>
              <w:rStyle w:val="Hipercze"/>
              <w:noProof/>
            </w:rPr>
            <w:t>Instrukcja użytkowania</w:t>
          </w:r>
          <w:r w:rsidR="005E43BA">
            <w:rPr>
              <w:noProof/>
              <w:webHidden/>
            </w:rPr>
            <w:tab/>
          </w:r>
          <w:r w:rsidR="005E43BA">
            <w:rPr>
              <w:noProof/>
              <w:webHidden/>
            </w:rPr>
            <w:fldChar w:fldCharType="begin"/>
          </w:r>
          <w:r w:rsidR="005E43BA">
            <w:rPr>
              <w:noProof/>
              <w:webHidden/>
            </w:rPr>
            <w:instrText xml:space="preserve"> PAGEREF _Toc405759390 \h </w:instrText>
          </w:r>
          <w:r w:rsidR="005E43BA">
            <w:rPr>
              <w:noProof/>
              <w:webHidden/>
            </w:rPr>
          </w:r>
          <w:r w:rsidR="005E43BA">
            <w:rPr>
              <w:noProof/>
              <w:webHidden/>
            </w:rPr>
            <w:fldChar w:fldCharType="separate"/>
          </w:r>
          <w:ins w:id="751" w:author="Speedziarz" w:date="2014-12-10T10:38:00Z">
            <w:r w:rsidR="00A40CE1">
              <w:rPr>
                <w:noProof/>
                <w:webHidden/>
              </w:rPr>
              <w:t>14</w:t>
            </w:r>
          </w:ins>
          <w:ins w:id="752" w:author="aich" w:date="2014-12-08T06:15:00Z">
            <w:del w:id="753" w:author="Speedziarz" w:date="2014-12-08T13:46:00Z">
              <w:r w:rsidR="004A5085" w:rsidDel="009521B7">
                <w:rPr>
                  <w:noProof/>
                  <w:webHidden/>
                </w:rPr>
                <w:delText>16</w:delText>
              </w:r>
            </w:del>
          </w:ins>
          <w:del w:id="754" w:author="Speedziarz" w:date="2014-12-08T13:46:00Z">
            <w:r w:rsidR="005E43BA" w:rsidDel="009521B7">
              <w:rPr>
                <w:noProof/>
                <w:webHidden/>
              </w:rPr>
              <w:delText>16</w:delText>
            </w:r>
          </w:del>
          <w:r w:rsidR="005E43BA">
            <w:rPr>
              <w:noProof/>
              <w:webHidden/>
            </w:rPr>
            <w:fldChar w:fldCharType="end"/>
          </w:r>
          <w:r>
            <w:rPr>
              <w:noProof/>
            </w:rPr>
            <w:fldChar w:fldCharType="end"/>
          </w:r>
        </w:p>
        <w:p w14:paraId="7121B4A9" w14:textId="77777777" w:rsidR="005E43BA" w:rsidRDefault="00CE1514">
          <w:pPr>
            <w:pStyle w:val="Spistreci1"/>
            <w:tabs>
              <w:tab w:val="left" w:pos="400"/>
              <w:tab w:val="right" w:leader="dot" w:pos="9486"/>
            </w:tabs>
            <w:jc w:val="both"/>
            <w:rPr>
              <w:rFonts w:asciiTheme="minorHAnsi" w:eastAsiaTheme="minorEastAsia" w:hAnsiTheme="minorHAnsi" w:cstheme="minorBidi"/>
              <w:noProof/>
              <w:sz w:val="22"/>
              <w:szCs w:val="22"/>
            </w:rPr>
            <w:pPrChange w:id="755" w:author="aich" w:date="2014-12-08T06:13:00Z">
              <w:pPr>
                <w:pStyle w:val="Spistreci1"/>
                <w:tabs>
                  <w:tab w:val="left" w:pos="400"/>
                  <w:tab w:val="right" w:leader="dot" w:pos="9486"/>
                </w:tabs>
              </w:pPr>
            </w:pPrChange>
          </w:pPr>
          <w:r>
            <w:rPr>
              <w:noProof/>
            </w:rPr>
            <w:fldChar w:fldCharType="begin"/>
          </w:r>
          <w:r>
            <w:rPr>
              <w:noProof/>
            </w:rPr>
            <w:instrText xml:space="preserve"> HYPERLINK \l "_Toc405759391" </w:instrText>
          </w:r>
          <w:r>
            <w:rPr>
              <w:noProof/>
            </w:rPr>
            <w:fldChar w:fldCharType="separate"/>
          </w:r>
          <w:r w:rsidR="005E43BA" w:rsidRPr="001C077C">
            <w:rPr>
              <w:rStyle w:val="Hipercze"/>
              <w:noProof/>
            </w:rPr>
            <w:t>3</w:t>
          </w:r>
          <w:r w:rsidR="005E43BA">
            <w:rPr>
              <w:rFonts w:asciiTheme="minorHAnsi" w:eastAsiaTheme="minorEastAsia" w:hAnsiTheme="minorHAnsi" w:cstheme="minorBidi"/>
              <w:noProof/>
              <w:sz w:val="22"/>
              <w:szCs w:val="22"/>
            </w:rPr>
            <w:tab/>
          </w:r>
          <w:r w:rsidR="005E43BA" w:rsidRPr="001C077C">
            <w:rPr>
              <w:rStyle w:val="Hipercze"/>
              <w:noProof/>
            </w:rPr>
            <w:t>Dokumentacja procesowa</w:t>
          </w:r>
          <w:r w:rsidR="005E43BA">
            <w:rPr>
              <w:noProof/>
              <w:webHidden/>
            </w:rPr>
            <w:tab/>
          </w:r>
          <w:r w:rsidR="005E43BA">
            <w:rPr>
              <w:noProof/>
              <w:webHidden/>
            </w:rPr>
            <w:fldChar w:fldCharType="begin"/>
          </w:r>
          <w:r w:rsidR="005E43BA">
            <w:rPr>
              <w:noProof/>
              <w:webHidden/>
            </w:rPr>
            <w:instrText xml:space="preserve"> PAGEREF _Toc405759391 \h </w:instrText>
          </w:r>
          <w:r w:rsidR="005E43BA">
            <w:rPr>
              <w:noProof/>
              <w:webHidden/>
            </w:rPr>
          </w:r>
          <w:r w:rsidR="005E43BA">
            <w:rPr>
              <w:noProof/>
              <w:webHidden/>
            </w:rPr>
            <w:fldChar w:fldCharType="separate"/>
          </w:r>
          <w:ins w:id="756" w:author="Speedziarz" w:date="2014-12-10T10:38:00Z">
            <w:r w:rsidR="00A40CE1">
              <w:rPr>
                <w:noProof/>
                <w:webHidden/>
              </w:rPr>
              <w:t>29</w:t>
            </w:r>
          </w:ins>
          <w:ins w:id="757" w:author="aich" w:date="2014-12-08T06:15:00Z">
            <w:del w:id="758" w:author="Speedziarz" w:date="2014-12-08T13:46:00Z">
              <w:r w:rsidR="004A5085" w:rsidDel="009521B7">
                <w:rPr>
                  <w:noProof/>
                  <w:webHidden/>
                </w:rPr>
                <w:delText>31</w:delText>
              </w:r>
            </w:del>
          </w:ins>
          <w:del w:id="759" w:author="Speedziarz" w:date="2014-12-08T13:46:00Z">
            <w:r w:rsidR="005E43BA" w:rsidDel="009521B7">
              <w:rPr>
                <w:noProof/>
                <w:webHidden/>
              </w:rPr>
              <w:delText>27</w:delText>
            </w:r>
          </w:del>
          <w:r w:rsidR="005E43BA">
            <w:rPr>
              <w:noProof/>
              <w:webHidden/>
            </w:rPr>
            <w:fldChar w:fldCharType="end"/>
          </w:r>
          <w:r>
            <w:rPr>
              <w:noProof/>
            </w:rPr>
            <w:fldChar w:fldCharType="end"/>
          </w:r>
        </w:p>
        <w:p w14:paraId="351CADEF"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760" w:author="aich" w:date="2014-12-08T06:13:00Z">
              <w:pPr>
                <w:pStyle w:val="Spistreci2"/>
                <w:tabs>
                  <w:tab w:val="left" w:pos="880"/>
                  <w:tab w:val="right" w:leader="dot" w:pos="9486"/>
                </w:tabs>
              </w:pPr>
            </w:pPrChange>
          </w:pPr>
          <w:r>
            <w:rPr>
              <w:noProof/>
            </w:rPr>
            <w:fldChar w:fldCharType="begin"/>
          </w:r>
          <w:r>
            <w:rPr>
              <w:noProof/>
            </w:rPr>
            <w:instrText xml:space="preserve"> HYPERLINK \l "_Toc405759392" </w:instrText>
          </w:r>
          <w:r>
            <w:rPr>
              <w:noProof/>
            </w:rPr>
            <w:fldChar w:fldCharType="separate"/>
          </w:r>
          <w:r w:rsidR="005E43BA" w:rsidRPr="001C077C">
            <w:rPr>
              <w:rStyle w:val="Hipercze"/>
              <w:noProof/>
            </w:rPr>
            <w:t>3.1</w:t>
          </w:r>
          <w:r w:rsidR="005E43BA">
            <w:rPr>
              <w:rFonts w:asciiTheme="minorHAnsi" w:eastAsiaTheme="minorEastAsia" w:hAnsiTheme="minorHAnsi" w:cstheme="minorBidi"/>
              <w:noProof/>
              <w:sz w:val="22"/>
              <w:szCs w:val="22"/>
            </w:rPr>
            <w:tab/>
          </w:r>
          <w:r w:rsidR="005E43BA" w:rsidRPr="001C077C">
            <w:rPr>
              <w:rStyle w:val="Hipercze"/>
              <w:noProof/>
            </w:rPr>
            <w:t>Product backlog i opis infrastruktury projektu</w:t>
          </w:r>
          <w:r w:rsidR="005E43BA">
            <w:rPr>
              <w:noProof/>
              <w:webHidden/>
            </w:rPr>
            <w:tab/>
          </w:r>
          <w:r w:rsidR="005E43BA">
            <w:rPr>
              <w:noProof/>
              <w:webHidden/>
            </w:rPr>
            <w:fldChar w:fldCharType="begin"/>
          </w:r>
          <w:r w:rsidR="005E43BA">
            <w:rPr>
              <w:noProof/>
              <w:webHidden/>
            </w:rPr>
            <w:instrText xml:space="preserve"> PAGEREF _Toc405759392 \h </w:instrText>
          </w:r>
          <w:r w:rsidR="005E43BA">
            <w:rPr>
              <w:noProof/>
              <w:webHidden/>
            </w:rPr>
          </w:r>
          <w:r w:rsidR="005E43BA">
            <w:rPr>
              <w:noProof/>
              <w:webHidden/>
            </w:rPr>
            <w:fldChar w:fldCharType="separate"/>
          </w:r>
          <w:ins w:id="761" w:author="Speedziarz" w:date="2014-12-10T10:38:00Z">
            <w:r w:rsidR="00A40CE1">
              <w:rPr>
                <w:noProof/>
                <w:webHidden/>
              </w:rPr>
              <w:t>29</w:t>
            </w:r>
          </w:ins>
          <w:ins w:id="762" w:author="aich" w:date="2014-12-08T06:15:00Z">
            <w:del w:id="763" w:author="Speedziarz" w:date="2014-12-08T13:46:00Z">
              <w:r w:rsidR="004A5085" w:rsidDel="009521B7">
                <w:rPr>
                  <w:noProof/>
                  <w:webHidden/>
                </w:rPr>
                <w:delText>31</w:delText>
              </w:r>
            </w:del>
          </w:ins>
          <w:del w:id="764" w:author="Speedziarz" w:date="2014-12-08T13:46:00Z">
            <w:r w:rsidR="005E43BA" w:rsidDel="009521B7">
              <w:rPr>
                <w:noProof/>
                <w:webHidden/>
              </w:rPr>
              <w:delText>27</w:delText>
            </w:r>
          </w:del>
          <w:r w:rsidR="005E43BA">
            <w:rPr>
              <w:noProof/>
              <w:webHidden/>
            </w:rPr>
            <w:fldChar w:fldCharType="end"/>
          </w:r>
          <w:r>
            <w:rPr>
              <w:noProof/>
            </w:rPr>
            <w:fldChar w:fldCharType="end"/>
          </w:r>
        </w:p>
        <w:p w14:paraId="28496B17"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6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"_Toc405759393" </w:instrText>
          </w:r>
          <w:r>
            <w:rPr>
              <w:noProof/>
            </w:rPr>
            <w:fldChar w:fldCharType="separate"/>
          </w:r>
          <w:r w:rsidR="005E43BA" w:rsidRPr="001C077C">
            <w:rPr>
              <w:rStyle w:val="Hipercze"/>
              <w:noProof/>
            </w:rPr>
            <w:t>3.1.1</w:t>
          </w:r>
          <w:r w:rsidR="005E43BA">
            <w:rPr>
              <w:rFonts w:asciiTheme="minorHAnsi" w:eastAsiaTheme="minorEastAsia" w:hAnsiTheme="minorHAnsi" w:cstheme="minorBidi"/>
              <w:noProof/>
              <w:sz w:val="22"/>
              <w:szCs w:val="22"/>
            </w:rPr>
            <w:tab/>
          </w:r>
          <w:r w:rsidR="005E43BA" w:rsidRPr="001C077C">
            <w:rPr>
              <w:rStyle w:val="Hipercze"/>
              <w:noProof/>
            </w:rPr>
            <w:t>Cel Systemu</w:t>
          </w:r>
          <w:r w:rsidR="005E43BA">
            <w:rPr>
              <w:noProof/>
              <w:webHidden/>
            </w:rPr>
            <w:tab/>
          </w:r>
          <w:r w:rsidR="005E43BA">
            <w:rPr>
              <w:noProof/>
              <w:webHidden/>
            </w:rPr>
            <w:fldChar w:fldCharType="begin"/>
          </w:r>
          <w:r w:rsidR="005E43BA">
            <w:rPr>
              <w:noProof/>
              <w:webHidden/>
            </w:rPr>
            <w:instrText xml:space="preserve"> PAGEREF _Toc405759393 \h </w:instrText>
          </w:r>
          <w:r w:rsidR="005E43BA">
            <w:rPr>
              <w:noProof/>
              <w:webHidden/>
            </w:rPr>
          </w:r>
          <w:r w:rsidR="005E43BA">
            <w:rPr>
              <w:noProof/>
              <w:webHidden/>
            </w:rPr>
            <w:fldChar w:fldCharType="separate"/>
          </w:r>
          <w:ins w:id="766" w:author="Speedziarz" w:date="2014-12-10T10:38:00Z">
            <w:r w:rsidR="00A40CE1">
              <w:rPr>
                <w:noProof/>
                <w:webHidden/>
              </w:rPr>
              <w:t>29</w:t>
            </w:r>
          </w:ins>
          <w:ins w:id="767" w:author="aich" w:date="2014-12-08T06:15:00Z">
            <w:del w:id="768" w:author="Speedziarz" w:date="2014-12-08T13:46:00Z">
              <w:r w:rsidR="004A5085" w:rsidDel="009521B7">
                <w:rPr>
                  <w:noProof/>
                  <w:webHidden/>
                </w:rPr>
                <w:delText>31</w:delText>
              </w:r>
            </w:del>
          </w:ins>
          <w:del w:id="769" w:author="Speedziarz" w:date="2014-12-08T13:46:00Z">
            <w:r w:rsidR="005E43BA" w:rsidDel="009521B7">
              <w:rPr>
                <w:noProof/>
                <w:webHidden/>
              </w:rPr>
              <w:delText>27</w:delText>
            </w:r>
          </w:del>
          <w:r w:rsidR="005E43BA">
            <w:rPr>
              <w:noProof/>
              <w:webHidden/>
            </w:rPr>
            <w:fldChar w:fldCharType="end"/>
          </w:r>
          <w:r>
            <w:rPr>
              <w:noProof/>
            </w:rPr>
            <w:fldChar w:fldCharType="end"/>
          </w:r>
        </w:p>
        <w:p w14:paraId="239E0CDA"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70"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"_Toc405759394" </w:instrText>
          </w:r>
          <w:r>
            <w:rPr>
              <w:noProof/>
            </w:rPr>
            <w:fldChar w:fldCharType="separate"/>
          </w:r>
          <w:r w:rsidR="005E43BA" w:rsidRPr="001C077C">
            <w:rPr>
              <w:rStyle w:val="Hipercze"/>
              <w:noProof/>
            </w:rPr>
            <w:t>3.1.2</w:t>
          </w:r>
          <w:r w:rsidR="005E43BA">
            <w:rPr>
              <w:rFonts w:asciiTheme="minorHAnsi" w:eastAsiaTheme="minorEastAsia" w:hAnsiTheme="minorHAnsi" w:cstheme="minorBidi"/>
              <w:noProof/>
              <w:sz w:val="22"/>
              <w:szCs w:val="22"/>
            </w:rPr>
            <w:tab/>
          </w:r>
          <w:r w:rsidR="005E43BA" w:rsidRPr="001C077C">
            <w:rPr>
              <w:rStyle w:val="Hipercze"/>
              <w:noProof/>
            </w:rPr>
            <w:t>Kontekst systemu</w:t>
          </w:r>
          <w:r w:rsidR="005E43BA">
            <w:rPr>
              <w:noProof/>
              <w:webHidden/>
            </w:rPr>
            <w:tab/>
          </w:r>
          <w:r w:rsidR="005E43BA">
            <w:rPr>
              <w:noProof/>
              <w:webHidden/>
            </w:rPr>
            <w:fldChar w:fldCharType="begin"/>
          </w:r>
          <w:r w:rsidR="005E43BA">
            <w:rPr>
              <w:noProof/>
              <w:webHidden/>
            </w:rPr>
            <w:instrText xml:space="preserve"> PAGEREF _Toc405759394 \h </w:instrText>
          </w:r>
          <w:r w:rsidR="005E43BA">
            <w:rPr>
              <w:noProof/>
              <w:webHidden/>
            </w:rPr>
          </w:r>
          <w:r w:rsidR="005E43BA">
            <w:rPr>
              <w:noProof/>
              <w:webHidden/>
            </w:rPr>
            <w:fldChar w:fldCharType="separate"/>
          </w:r>
          <w:ins w:id="771" w:author="Speedziarz" w:date="2014-12-10T10:38:00Z">
            <w:r w:rsidR="00A40CE1">
              <w:rPr>
                <w:noProof/>
                <w:webHidden/>
              </w:rPr>
              <w:t>29</w:t>
            </w:r>
          </w:ins>
          <w:ins w:id="772" w:author="aich" w:date="2014-12-08T06:15:00Z">
            <w:del w:id="773" w:author="Speedziarz" w:date="2014-12-08T13:46:00Z">
              <w:r w:rsidR="004A5085" w:rsidDel="009521B7">
                <w:rPr>
                  <w:noProof/>
                  <w:webHidden/>
                </w:rPr>
                <w:delText>31</w:delText>
              </w:r>
            </w:del>
          </w:ins>
          <w:del w:id="774" w:author="Speedziarz" w:date="2014-12-08T13:46:00Z">
            <w:r w:rsidR="005E43BA" w:rsidDel="009521B7">
              <w:rPr>
                <w:noProof/>
                <w:webHidden/>
              </w:rPr>
              <w:delText>27</w:delText>
            </w:r>
          </w:del>
          <w:r w:rsidR="005E43BA">
            <w:rPr>
              <w:noProof/>
              <w:webHidden/>
            </w:rPr>
            <w:fldChar w:fldCharType="end"/>
          </w:r>
          <w:r>
            <w:rPr>
              <w:noProof/>
            </w:rPr>
            <w:fldChar w:fldCharType="end"/>
          </w:r>
        </w:p>
        <w:p w14:paraId="015FC338"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7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"_Toc405759395" </w:instrText>
          </w:r>
          <w:r>
            <w:rPr>
              <w:noProof/>
            </w:rPr>
            <w:fldChar w:fldCharType="separate"/>
          </w:r>
          <w:r w:rsidR="005E43BA" w:rsidRPr="001C077C">
            <w:rPr>
              <w:rStyle w:val="Hipercze"/>
              <w:noProof/>
            </w:rPr>
            <w:t>3.1.3</w:t>
          </w:r>
          <w:r w:rsidR="005E43BA">
            <w:rPr>
              <w:rFonts w:asciiTheme="minorHAnsi" w:eastAsiaTheme="minorEastAsia" w:hAnsiTheme="minorHAnsi" w:cstheme="minorBidi"/>
              <w:noProof/>
              <w:sz w:val="22"/>
              <w:szCs w:val="22"/>
            </w:rPr>
            <w:tab/>
          </w:r>
          <w:r w:rsidR="005E43BA" w:rsidRPr="001C077C">
            <w:rPr>
              <w:rStyle w:val="Hipercze"/>
              <w:noProof/>
            </w:rPr>
            <w:t>Wymagania funkcjonalne</w:t>
          </w:r>
          <w:r w:rsidR="005E43BA">
            <w:rPr>
              <w:noProof/>
              <w:webHidden/>
            </w:rPr>
            <w:tab/>
          </w:r>
          <w:r w:rsidR="005E43BA">
            <w:rPr>
              <w:noProof/>
              <w:webHidden/>
            </w:rPr>
            <w:fldChar w:fldCharType="begin"/>
          </w:r>
          <w:r w:rsidR="005E43BA">
            <w:rPr>
              <w:noProof/>
              <w:webHidden/>
            </w:rPr>
            <w:instrText xml:space="preserve"> PAGEREF _Toc405759395 \h </w:instrText>
          </w:r>
          <w:r w:rsidR="005E43BA">
            <w:rPr>
              <w:noProof/>
              <w:webHidden/>
            </w:rPr>
          </w:r>
          <w:r w:rsidR="005E43BA">
            <w:rPr>
              <w:noProof/>
              <w:webHidden/>
            </w:rPr>
            <w:fldChar w:fldCharType="separate"/>
          </w:r>
          <w:ins w:id="776" w:author="Speedziarz" w:date="2014-12-10T10:38:00Z">
            <w:r w:rsidR="00A40CE1">
              <w:rPr>
                <w:noProof/>
                <w:webHidden/>
              </w:rPr>
              <w:t>29</w:t>
            </w:r>
          </w:ins>
          <w:ins w:id="777" w:author="aich" w:date="2014-12-08T06:15:00Z">
            <w:del w:id="778" w:author="Speedziarz" w:date="2014-12-08T13:46:00Z">
              <w:r w:rsidR="004A5085" w:rsidDel="009521B7">
                <w:rPr>
                  <w:noProof/>
                  <w:webHidden/>
                </w:rPr>
                <w:delText>31</w:delText>
              </w:r>
            </w:del>
          </w:ins>
          <w:del w:id="779" w:author="Speedziarz" w:date="2014-12-08T13:46:00Z">
            <w:r w:rsidR="005E43BA" w:rsidDel="009521B7">
              <w:rPr>
                <w:noProof/>
                <w:webHidden/>
              </w:rPr>
              <w:delText>27</w:delText>
            </w:r>
          </w:del>
          <w:r w:rsidR="005E43BA">
            <w:rPr>
              <w:noProof/>
              <w:webHidden/>
            </w:rPr>
            <w:fldChar w:fldCharType="end"/>
          </w:r>
          <w:r>
            <w:rPr>
              <w:noProof/>
            </w:rPr>
            <w:fldChar w:fldCharType="end"/>
          </w:r>
        </w:p>
        <w:p w14:paraId="51D0DB6A"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80"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"_Toc405759396" </w:instrText>
          </w:r>
          <w:r>
            <w:rPr>
              <w:noProof/>
            </w:rPr>
            <w:fldChar w:fldCharType="separate"/>
          </w:r>
          <w:r w:rsidR="005E43BA" w:rsidRPr="001C077C">
            <w:rPr>
              <w:rStyle w:val="Hipercze"/>
              <w:noProof/>
            </w:rPr>
            <w:t>3.1.4</w:t>
          </w:r>
          <w:r w:rsidR="005E43BA">
            <w:rPr>
              <w:rFonts w:asciiTheme="minorHAnsi" w:eastAsiaTheme="minorEastAsia" w:hAnsiTheme="minorHAnsi" w:cstheme="minorBidi"/>
              <w:noProof/>
              <w:sz w:val="22"/>
              <w:szCs w:val="22"/>
            </w:rPr>
            <w:tab/>
          </w:r>
          <w:r w:rsidR="005E43BA" w:rsidRPr="001C077C">
            <w:rPr>
              <w:rStyle w:val="Hipercze"/>
              <w:noProof/>
            </w:rPr>
            <w:t>Wymagania poza funkcjonalne</w:t>
          </w:r>
          <w:r w:rsidR="005E43BA">
            <w:rPr>
              <w:noProof/>
              <w:webHidden/>
            </w:rPr>
            <w:tab/>
          </w:r>
          <w:r w:rsidR="005E43BA">
            <w:rPr>
              <w:noProof/>
              <w:webHidden/>
            </w:rPr>
            <w:fldChar w:fldCharType="begin"/>
          </w:r>
          <w:r w:rsidR="005E43BA">
            <w:rPr>
              <w:noProof/>
              <w:webHidden/>
            </w:rPr>
            <w:instrText xml:space="preserve"> PAGEREF _Toc405759396 \h </w:instrText>
          </w:r>
          <w:r w:rsidR="005E43BA">
            <w:rPr>
              <w:noProof/>
              <w:webHidden/>
            </w:rPr>
          </w:r>
          <w:r w:rsidR="005E43BA">
            <w:rPr>
              <w:noProof/>
              <w:webHidden/>
            </w:rPr>
            <w:fldChar w:fldCharType="separate"/>
          </w:r>
          <w:ins w:id="781" w:author="Speedziarz" w:date="2014-12-10T10:38:00Z">
            <w:r w:rsidR="00A40CE1">
              <w:rPr>
                <w:noProof/>
                <w:webHidden/>
              </w:rPr>
              <w:t>30</w:t>
            </w:r>
          </w:ins>
          <w:ins w:id="782" w:author="aich" w:date="2014-12-08T06:15:00Z">
            <w:del w:id="783" w:author="Speedziarz" w:date="2014-12-08T13:46:00Z">
              <w:r w:rsidR="004A5085" w:rsidDel="009521B7">
                <w:rPr>
                  <w:noProof/>
                  <w:webHidden/>
                </w:rPr>
                <w:delText>32</w:delText>
              </w:r>
            </w:del>
          </w:ins>
          <w:del w:id="784" w:author="Speedziarz" w:date="2014-12-08T13:46:00Z">
            <w:r w:rsidR="005E43BA" w:rsidDel="009521B7">
              <w:rPr>
                <w:noProof/>
                <w:webHidden/>
              </w:rPr>
              <w:delText>28</w:delText>
            </w:r>
          </w:del>
          <w:r w:rsidR="005E43BA">
            <w:rPr>
              <w:noProof/>
              <w:webHidden/>
            </w:rPr>
            <w:fldChar w:fldCharType="end"/>
          </w:r>
          <w:r>
            <w:rPr>
              <w:noProof/>
            </w:rPr>
            <w:fldChar w:fldCharType="end"/>
          </w:r>
        </w:p>
        <w:p w14:paraId="547E4175"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8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"_Toc405759397" </w:instrText>
          </w:r>
          <w:r>
            <w:rPr>
              <w:noProof/>
            </w:rPr>
            <w:fldChar w:fldCharType="separate"/>
          </w:r>
          <w:r w:rsidR="005E43BA" w:rsidRPr="001C077C">
            <w:rPr>
              <w:rStyle w:val="Hipercze"/>
              <w:noProof/>
            </w:rPr>
            <w:t>3.1.5</w:t>
          </w:r>
          <w:r w:rsidR="005E43BA">
            <w:rPr>
              <w:rFonts w:asciiTheme="minorHAnsi" w:eastAsiaTheme="minorEastAsia" w:hAnsiTheme="minorHAnsi" w:cstheme="minorBidi"/>
              <w:noProof/>
              <w:sz w:val="22"/>
              <w:szCs w:val="22"/>
            </w:rPr>
            <w:tab/>
          </w:r>
          <w:r w:rsidR="005E43BA" w:rsidRPr="001C077C">
            <w:rPr>
              <w:rStyle w:val="Hipercze"/>
              <w:noProof/>
            </w:rPr>
            <w:t>Scenariusze użycia</w:t>
          </w:r>
          <w:r w:rsidR="005E43BA">
            <w:rPr>
              <w:noProof/>
              <w:webHidden/>
            </w:rPr>
            <w:tab/>
          </w:r>
          <w:r w:rsidR="005E43BA">
            <w:rPr>
              <w:noProof/>
              <w:webHidden/>
            </w:rPr>
            <w:fldChar w:fldCharType="begin"/>
          </w:r>
          <w:r w:rsidR="005E43BA">
            <w:rPr>
              <w:noProof/>
              <w:webHidden/>
            </w:rPr>
            <w:instrText xml:space="preserve"> PAGEREF _Toc405759397 \h </w:instrText>
          </w:r>
          <w:r w:rsidR="005E43BA">
            <w:rPr>
              <w:noProof/>
              <w:webHidden/>
            </w:rPr>
          </w:r>
          <w:r w:rsidR="005E43BA">
            <w:rPr>
              <w:noProof/>
              <w:webHidden/>
            </w:rPr>
            <w:fldChar w:fldCharType="separate"/>
          </w:r>
          <w:ins w:id="786" w:author="Speedziarz" w:date="2014-12-10T10:38:00Z">
            <w:r w:rsidR="00A40CE1">
              <w:rPr>
                <w:noProof/>
                <w:webHidden/>
              </w:rPr>
              <w:t>31</w:t>
            </w:r>
          </w:ins>
          <w:ins w:id="787" w:author="aich" w:date="2014-12-08T06:15:00Z">
            <w:del w:id="788" w:author="Speedziarz" w:date="2014-12-08T13:46:00Z">
              <w:r w:rsidR="004A5085" w:rsidDel="009521B7">
                <w:rPr>
                  <w:noProof/>
                  <w:webHidden/>
                </w:rPr>
                <w:delText>33</w:delText>
              </w:r>
            </w:del>
          </w:ins>
          <w:del w:id="789" w:author="Speedziarz" w:date="2014-12-08T13:46:00Z">
            <w:r w:rsidR="005E43BA" w:rsidDel="009521B7">
              <w:rPr>
                <w:noProof/>
                <w:webHidden/>
              </w:rPr>
              <w:delText>28</w:delText>
            </w:r>
          </w:del>
          <w:r w:rsidR="005E43BA">
            <w:rPr>
              <w:noProof/>
              <w:webHidden/>
            </w:rPr>
            <w:fldChar w:fldCharType="end"/>
          </w:r>
          <w:r>
            <w:rPr>
              <w:noProof/>
            </w:rPr>
            <w:fldChar w:fldCharType="end"/>
          </w:r>
        </w:p>
        <w:p w14:paraId="0AA2038B"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90"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"_Toc405759398" </w:instrText>
          </w:r>
          <w:r>
            <w:rPr>
              <w:noProof/>
            </w:rPr>
            <w:fldChar w:fldCharType="separate"/>
          </w:r>
          <w:r w:rsidR="005E43BA" w:rsidRPr="001C077C">
            <w:rPr>
              <w:rStyle w:val="Hipercze"/>
              <w:noProof/>
            </w:rPr>
            <w:t>3.1.6</w:t>
          </w:r>
          <w:r w:rsidR="005E43BA">
            <w:rPr>
              <w:rFonts w:asciiTheme="minorHAnsi" w:eastAsiaTheme="minorEastAsia" w:hAnsiTheme="minorHAnsi" w:cstheme="minorBidi"/>
              <w:noProof/>
              <w:sz w:val="22"/>
              <w:szCs w:val="22"/>
            </w:rPr>
            <w:tab/>
          </w:r>
          <w:r w:rsidR="005E43BA" w:rsidRPr="001C077C">
            <w:rPr>
              <w:rStyle w:val="Hipercze"/>
              <w:noProof/>
            </w:rPr>
            <w:t>Product Backlog</w:t>
          </w:r>
          <w:r w:rsidR="005E43BA">
            <w:rPr>
              <w:noProof/>
              <w:webHidden/>
            </w:rPr>
            <w:tab/>
          </w:r>
          <w:r w:rsidR="005E43BA">
            <w:rPr>
              <w:noProof/>
              <w:webHidden/>
            </w:rPr>
            <w:fldChar w:fldCharType="begin"/>
          </w:r>
          <w:r w:rsidR="005E43BA">
            <w:rPr>
              <w:noProof/>
              <w:webHidden/>
            </w:rPr>
            <w:instrText xml:space="preserve"> PAGEREF _Toc405759398 \h </w:instrText>
          </w:r>
          <w:r w:rsidR="005E43BA">
            <w:rPr>
              <w:noProof/>
              <w:webHidden/>
            </w:rPr>
          </w:r>
          <w:r w:rsidR="005E43BA">
            <w:rPr>
              <w:noProof/>
              <w:webHidden/>
            </w:rPr>
            <w:fldChar w:fldCharType="separate"/>
          </w:r>
          <w:ins w:id="791" w:author="Speedziarz" w:date="2014-12-10T10:38:00Z">
            <w:r w:rsidR="00A40CE1">
              <w:rPr>
                <w:noProof/>
                <w:webHidden/>
              </w:rPr>
              <w:t>32</w:t>
            </w:r>
          </w:ins>
          <w:ins w:id="792" w:author="aich" w:date="2014-12-08T06:15:00Z">
            <w:del w:id="793" w:author="Speedziarz" w:date="2014-12-08T13:46:00Z">
              <w:r w:rsidR="004A5085" w:rsidDel="009521B7">
                <w:rPr>
                  <w:noProof/>
                  <w:webHidden/>
                </w:rPr>
                <w:delText>34</w:delText>
              </w:r>
            </w:del>
          </w:ins>
          <w:del w:id="794" w:author="Speedziarz" w:date="2014-12-08T13:46:00Z">
            <w:r w:rsidR="005E43BA" w:rsidDel="009521B7">
              <w:rPr>
                <w:noProof/>
                <w:webHidden/>
              </w:rPr>
              <w:delText>30</w:delText>
            </w:r>
          </w:del>
          <w:r w:rsidR="005E43BA">
            <w:rPr>
              <w:noProof/>
              <w:webHidden/>
            </w:rPr>
            <w:fldChar w:fldCharType="end"/>
          </w:r>
          <w:r>
            <w:rPr>
              <w:noProof/>
            </w:rPr>
            <w:fldChar w:fldCharType="end"/>
          </w:r>
        </w:p>
        <w:p w14:paraId="046E9D67"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795" w:author="aich" w:date="2014-12-08T06:13:00Z">
              <w:pPr>
                <w:pStyle w:val="Spistreci3"/>
                <w:tabs>
                  <w:tab w:val="left" w:pos="1100"/>
                  <w:tab w:val="right" w:leader="dot" w:pos="9486"/>
                </w:tabs>
              </w:pPr>
            </w:pPrChange>
          </w:pPr>
          <w:r>
            <w:rPr>
              <w:noProof/>
            </w:rPr>
            <w:fldChar w:fldCharType="begin"/>
          </w:r>
          <w:r>
            <w:rPr>
              <w:noProof/>
            </w:rPr>
            <w:instrText xml:space="preserve"> HYPERLINK \l "_Toc405759399" </w:instrText>
          </w:r>
          <w:r>
            <w:rPr>
              <w:noProof/>
            </w:rPr>
            <w:fldChar w:fldCharType="separate"/>
          </w:r>
          <w:r w:rsidR="005E43BA" w:rsidRPr="001C077C">
            <w:rPr>
              <w:rStyle w:val="Hipercze"/>
              <w:noProof/>
            </w:rPr>
            <w:t>3.1.7</w:t>
          </w:r>
          <w:r w:rsidR="005E43BA">
            <w:rPr>
              <w:rFonts w:asciiTheme="minorHAnsi" w:eastAsiaTheme="minorEastAsia" w:hAnsiTheme="minorHAnsi" w:cstheme="minorBidi"/>
              <w:noProof/>
              <w:sz w:val="22"/>
              <w:szCs w:val="22"/>
            </w:rPr>
            <w:tab/>
          </w:r>
          <w:r w:rsidR="005E43BA" w:rsidRPr="001C077C">
            <w:rPr>
              <w:rStyle w:val="Hipercze"/>
              <w:noProof/>
            </w:rPr>
            <w:t>Infrastruktura projektu</w:t>
          </w:r>
          <w:r w:rsidR="005E43BA">
            <w:rPr>
              <w:noProof/>
              <w:webHidden/>
            </w:rPr>
            <w:tab/>
          </w:r>
          <w:r w:rsidR="005E43BA">
            <w:rPr>
              <w:noProof/>
              <w:webHidden/>
            </w:rPr>
            <w:fldChar w:fldCharType="begin"/>
          </w:r>
          <w:r w:rsidR="005E43BA">
            <w:rPr>
              <w:noProof/>
              <w:webHidden/>
            </w:rPr>
            <w:instrText xml:space="preserve"> PAGEREF _Toc405759399 \h </w:instrText>
          </w:r>
          <w:r w:rsidR="005E43BA">
            <w:rPr>
              <w:noProof/>
              <w:webHidden/>
            </w:rPr>
          </w:r>
          <w:r w:rsidR="005E43BA">
            <w:rPr>
              <w:noProof/>
              <w:webHidden/>
            </w:rPr>
            <w:fldChar w:fldCharType="separate"/>
          </w:r>
          <w:ins w:id="796" w:author="Speedziarz" w:date="2014-12-10T10:38:00Z">
            <w:r w:rsidR="00A40CE1">
              <w:rPr>
                <w:noProof/>
                <w:webHidden/>
              </w:rPr>
              <w:t>32</w:t>
            </w:r>
          </w:ins>
          <w:ins w:id="797" w:author="aich" w:date="2014-12-08T06:15:00Z">
            <w:del w:id="798" w:author="Speedziarz" w:date="2014-12-08T13:46:00Z">
              <w:r w:rsidR="004A5085" w:rsidDel="009521B7">
                <w:rPr>
                  <w:noProof/>
                  <w:webHidden/>
                </w:rPr>
                <w:delText>34</w:delText>
              </w:r>
            </w:del>
          </w:ins>
          <w:del w:id="799" w:author="Speedziarz" w:date="2014-12-08T13:46:00Z">
            <w:r w:rsidR="005E43BA" w:rsidDel="009521B7">
              <w:rPr>
                <w:noProof/>
                <w:webHidden/>
              </w:rPr>
              <w:delText>30</w:delText>
            </w:r>
          </w:del>
          <w:r w:rsidR="005E43BA">
            <w:rPr>
              <w:noProof/>
              <w:webHidden/>
            </w:rPr>
            <w:fldChar w:fldCharType="end"/>
          </w:r>
          <w:r>
            <w:rPr>
              <w:noProof/>
            </w:rPr>
            <w:fldChar w:fldCharType="end"/>
          </w:r>
        </w:p>
        <w:p w14:paraId="22992AD9"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800" w:author="aich" w:date="2014-12-08T06:13:00Z">
              <w:pPr>
                <w:pStyle w:val="Spistreci2"/>
                <w:tabs>
                  <w:tab w:val="left" w:pos="880"/>
                  <w:tab w:val="right" w:leader="dot" w:pos="9486"/>
                </w:tabs>
              </w:pPr>
            </w:pPrChange>
          </w:pPr>
          <w:r>
            <w:rPr>
              <w:noProof/>
            </w:rPr>
            <w:fldChar w:fldCharType="begin"/>
          </w:r>
          <w:r>
            <w:rPr>
              <w:noProof/>
            </w:rPr>
            <w:instrText xml:space="preserve"> HYPERLINK \l "_Toc405759400" </w:instrText>
          </w:r>
          <w:r>
            <w:rPr>
              <w:noProof/>
            </w:rPr>
            <w:fldChar w:fldCharType="separate"/>
          </w:r>
          <w:r w:rsidR="005E43BA" w:rsidRPr="001C077C">
            <w:rPr>
              <w:rStyle w:val="Hipercze"/>
              <w:noProof/>
            </w:rPr>
            <w:t>3.2</w:t>
          </w:r>
          <w:r w:rsidR="005E43BA">
            <w:rPr>
              <w:rFonts w:asciiTheme="minorHAnsi" w:eastAsiaTheme="minorEastAsia" w:hAnsiTheme="minorHAnsi" w:cstheme="minorBidi"/>
              <w:noProof/>
              <w:sz w:val="22"/>
              <w:szCs w:val="22"/>
            </w:rPr>
            <w:tab/>
          </w:r>
          <w:r w:rsidR="005E43BA" w:rsidRPr="001C077C">
            <w:rPr>
              <w:rStyle w:val="Hipercze"/>
              <w:noProof/>
            </w:rPr>
            <w:t>Sprint pierwszy</w:t>
          </w:r>
          <w:r w:rsidR="005E43BA">
            <w:rPr>
              <w:noProof/>
              <w:webHidden/>
            </w:rPr>
            <w:tab/>
          </w:r>
          <w:r w:rsidR="005E43BA">
            <w:rPr>
              <w:noProof/>
              <w:webHidden/>
            </w:rPr>
            <w:fldChar w:fldCharType="begin"/>
          </w:r>
          <w:r w:rsidR="005E43BA">
            <w:rPr>
              <w:noProof/>
              <w:webHidden/>
            </w:rPr>
            <w:instrText xml:space="preserve"> PAGEREF _Toc405759400 \h </w:instrText>
          </w:r>
          <w:r w:rsidR="005E43BA">
            <w:rPr>
              <w:noProof/>
              <w:webHidden/>
            </w:rPr>
          </w:r>
          <w:r w:rsidR="005E43BA">
            <w:rPr>
              <w:noProof/>
              <w:webHidden/>
            </w:rPr>
            <w:fldChar w:fldCharType="separate"/>
          </w:r>
          <w:ins w:id="801" w:author="Speedziarz" w:date="2014-12-10T10:38:00Z">
            <w:r w:rsidR="00A40CE1">
              <w:rPr>
                <w:noProof/>
                <w:webHidden/>
              </w:rPr>
              <w:t>36</w:t>
            </w:r>
          </w:ins>
          <w:ins w:id="802" w:author="aich" w:date="2014-12-08T06:15:00Z">
            <w:del w:id="803" w:author="Speedziarz" w:date="2014-12-08T13:46:00Z">
              <w:r w:rsidR="004A5085" w:rsidDel="009521B7">
                <w:rPr>
                  <w:noProof/>
                  <w:webHidden/>
                </w:rPr>
                <w:delText>38</w:delText>
              </w:r>
            </w:del>
          </w:ins>
          <w:del w:id="804" w:author="Speedziarz" w:date="2014-12-08T13:46:00Z">
            <w:r w:rsidR="005E43BA" w:rsidDel="009521B7">
              <w:rPr>
                <w:noProof/>
                <w:webHidden/>
              </w:rPr>
              <w:delText>34</w:delText>
            </w:r>
          </w:del>
          <w:r w:rsidR="005E43BA">
            <w:rPr>
              <w:noProof/>
              <w:webHidden/>
            </w:rPr>
            <w:fldChar w:fldCharType="end"/>
          </w:r>
          <w:r>
            <w:rPr>
              <w:noProof/>
            </w:rPr>
            <w:fldChar w:fldCharType="end"/>
          </w:r>
        </w:p>
        <w:p w14:paraId="690D83AC"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0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"_Toc405759401" </w:instrText>
          </w:r>
          <w:r>
            <w:rPr>
              <w:noProof/>
            </w:rPr>
            <w:fldChar w:fldCharType="separate"/>
          </w:r>
          <w:r w:rsidR="005E43BA" w:rsidRPr="001C077C">
            <w:rPr>
              <w:rStyle w:val="Hipercze"/>
              <w:noProof/>
            </w:rPr>
            <w:t>3.2.1</w:t>
          </w:r>
          <w:r w:rsidR="005E43BA">
            <w:rPr>
              <w:rFonts w:asciiTheme="minorHAnsi" w:eastAsiaTheme="minorEastAsia" w:hAnsiTheme="minorHAnsi" w:cstheme="minorBidi"/>
              <w:noProof/>
              <w:sz w:val="22"/>
              <w:szCs w:val="22"/>
            </w:rPr>
            <w:tab/>
          </w:r>
          <w:r w:rsidR="005E43BA" w:rsidRPr="001C077C">
            <w:rPr>
              <w:rStyle w:val="Hipercze"/>
              <w:noProof/>
            </w:rPr>
            <w:t>Funkcje i ograniczenia produktu, znane błędy</w:t>
          </w:r>
          <w:r w:rsidR="005E43BA">
            <w:rPr>
              <w:noProof/>
              <w:webHidden/>
            </w:rPr>
            <w:tab/>
          </w:r>
          <w:r w:rsidR="005E43BA">
            <w:rPr>
              <w:noProof/>
              <w:webHidden/>
            </w:rPr>
            <w:fldChar w:fldCharType="begin"/>
          </w:r>
          <w:r w:rsidR="005E43BA">
            <w:rPr>
              <w:noProof/>
              <w:webHidden/>
            </w:rPr>
            <w:instrText xml:space="preserve"> PAGEREF _Toc405759401 \h </w:instrText>
          </w:r>
          <w:r w:rsidR="005E43BA">
            <w:rPr>
              <w:noProof/>
              <w:webHidden/>
            </w:rPr>
          </w:r>
          <w:r w:rsidR="005E43BA">
            <w:rPr>
              <w:noProof/>
              <w:webHidden/>
            </w:rPr>
            <w:fldChar w:fldCharType="separate"/>
          </w:r>
          <w:ins w:id="806" w:author="Speedziarz" w:date="2014-12-10T10:38:00Z">
            <w:r w:rsidR="00A40CE1">
              <w:rPr>
                <w:noProof/>
                <w:webHidden/>
              </w:rPr>
              <w:t>37</w:t>
            </w:r>
          </w:ins>
          <w:ins w:id="807" w:author="aich" w:date="2014-12-08T06:15:00Z">
            <w:del w:id="808" w:author="Speedziarz" w:date="2014-12-08T13:46:00Z">
              <w:r w:rsidR="004A5085" w:rsidDel="009521B7">
                <w:rPr>
                  <w:noProof/>
                  <w:webHidden/>
                </w:rPr>
                <w:delText>39</w:delText>
              </w:r>
            </w:del>
          </w:ins>
          <w:del w:id="809" w:author="Speedziarz" w:date="2014-12-08T13:46:00Z">
            <w:r w:rsidR="005E43BA" w:rsidDel="009521B7">
              <w:rPr>
                <w:noProof/>
                <w:webHidden/>
              </w:rPr>
              <w:delText>35</w:delText>
            </w:r>
          </w:del>
          <w:r w:rsidR="005E43BA">
            <w:rPr>
              <w:noProof/>
              <w:webHidden/>
            </w:rPr>
            <w:fldChar w:fldCharType="end"/>
          </w:r>
          <w:r>
            <w:rPr>
              <w:noProof/>
            </w:rPr>
            <w:fldChar w:fldCharType="end"/>
          </w:r>
        </w:p>
        <w:p w14:paraId="46814A35"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1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"_Toc405759402" </w:instrText>
          </w:r>
          <w:r>
            <w:rPr>
              <w:noProof/>
            </w:rPr>
            <w:fldChar w:fldCharType="separate"/>
          </w:r>
          <w:r w:rsidR="005E43BA" w:rsidRPr="001C077C">
            <w:rPr>
              <w:rStyle w:val="Hipercze"/>
              <w:noProof/>
            </w:rPr>
            <w:t>3.2.2</w:t>
          </w:r>
          <w:r w:rsidR="005E43BA">
            <w:rPr>
              <w:rFonts w:asciiTheme="minorHAnsi" w:eastAsiaTheme="minorEastAsia" w:hAnsiTheme="minorHAnsi" w:cstheme="minorBidi"/>
              <w:noProof/>
              <w:sz w:val="22"/>
              <w:szCs w:val="22"/>
            </w:rPr>
            <w:tab/>
          </w:r>
          <w:r w:rsidR="005E43BA" w:rsidRPr="001C077C">
            <w:rPr>
              <w:rStyle w:val="Hipercze"/>
              <w:noProof/>
            </w:rPr>
            <w:t>Zmiany w stosunku do poprzedniego wydania</w:t>
          </w:r>
          <w:r w:rsidR="005E43BA">
            <w:rPr>
              <w:noProof/>
              <w:webHidden/>
            </w:rPr>
            <w:tab/>
          </w:r>
          <w:r w:rsidR="005E43BA">
            <w:rPr>
              <w:noProof/>
              <w:webHidden/>
            </w:rPr>
            <w:fldChar w:fldCharType="begin"/>
          </w:r>
          <w:r w:rsidR="005E43BA">
            <w:rPr>
              <w:noProof/>
              <w:webHidden/>
            </w:rPr>
            <w:instrText xml:space="preserve"> PAGEREF _Toc405759402 \h </w:instrText>
          </w:r>
          <w:r w:rsidR="005E43BA">
            <w:rPr>
              <w:noProof/>
              <w:webHidden/>
            </w:rPr>
          </w:r>
          <w:r w:rsidR="005E43BA">
            <w:rPr>
              <w:noProof/>
              <w:webHidden/>
            </w:rPr>
            <w:fldChar w:fldCharType="separate"/>
          </w:r>
          <w:ins w:id="811" w:author="Speedziarz" w:date="2014-12-10T10:38:00Z">
            <w:r w:rsidR="00A40CE1">
              <w:rPr>
                <w:noProof/>
                <w:webHidden/>
              </w:rPr>
              <w:t>37</w:t>
            </w:r>
          </w:ins>
          <w:ins w:id="812" w:author="aich" w:date="2014-12-08T06:15:00Z">
            <w:del w:id="813" w:author="Speedziarz" w:date="2014-12-08T13:46:00Z">
              <w:r w:rsidR="004A5085" w:rsidDel="009521B7">
                <w:rPr>
                  <w:noProof/>
                  <w:webHidden/>
                </w:rPr>
                <w:delText>39</w:delText>
              </w:r>
            </w:del>
          </w:ins>
          <w:del w:id="814" w:author="Speedziarz" w:date="2014-12-08T13:46:00Z">
            <w:r w:rsidR="005E43BA" w:rsidDel="009521B7">
              <w:rPr>
                <w:noProof/>
                <w:webHidden/>
              </w:rPr>
              <w:delText>35</w:delText>
            </w:r>
          </w:del>
          <w:r w:rsidR="005E43BA">
            <w:rPr>
              <w:noProof/>
              <w:webHidden/>
            </w:rPr>
            <w:fldChar w:fldCharType="end"/>
          </w:r>
          <w:r>
            <w:rPr>
              <w:noProof/>
            </w:rPr>
            <w:fldChar w:fldCharType="end"/>
          </w:r>
        </w:p>
        <w:p w14:paraId="69089C3B"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1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"_Toc405759403" </w:instrText>
          </w:r>
          <w:r>
            <w:rPr>
              <w:noProof/>
            </w:rPr>
            <w:fldChar w:fldCharType="separate"/>
          </w:r>
          <w:r w:rsidR="005E43BA" w:rsidRPr="001C077C">
            <w:rPr>
              <w:rStyle w:val="Hipercze"/>
              <w:noProof/>
            </w:rPr>
            <w:t>3.2.3</w:t>
          </w:r>
          <w:r w:rsidR="005E43BA">
            <w:rPr>
              <w:rFonts w:asciiTheme="minorHAnsi" w:eastAsiaTheme="minorEastAsia" w:hAnsiTheme="minorHAnsi" w:cstheme="minorBidi"/>
              <w:noProof/>
              <w:sz w:val="22"/>
              <w:szCs w:val="22"/>
            </w:rPr>
            <w:tab/>
          </w:r>
          <w:r w:rsidR="005E43BA" w:rsidRPr="001C077C">
            <w:rPr>
              <w:rStyle w:val="Hipercze"/>
              <w:noProof/>
            </w:rPr>
            <w:t>Wymagania na środowisko i instrukcja uruchomienia</w:t>
          </w:r>
          <w:r w:rsidR="005E43BA">
            <w:rPr>
              <w:noProof/>
              <w:webHidden/>
            </w:rPr>
            <w:tab/>
          </w:r>
          <w:r w:rsidR="005E43BA">
            <w:rPr>
              <w:noProof/>
              <w:webHidden/>
            </w:rPr>
            <w:fldChar w:fldCharType="begin"/>
          </w:r>
          <w:r w:rsidR="005E43BA">
            <w:rPr>
              <w:noProof/>
              <w:webHidden/>
            </w:rPr>
            <w:instrText xml:space="preserve"> PAGEREF _Toc405759403 \h </w:instrText>
          </w:r>
          <w:r w:rsidR="005E43BA">
            <w:rPr>
              <w:noProof/>
              <w:webHidden/>
            </w:rPr>
          </w:r>
          <w:r w:rsidR="005E43BA">
            <w:rPr>
              <w:noProof/>
              <w:webHidden/>
            </w:rPr>
            <w:fldChar w:fldCharType="separate"/>
          </w:r>
          <w:ins w:id="816" w:author="Speedziarz" w:date="2014-12-10T10:38:00Z">
            <w:r w:rsidR="00A40CE1">
              <w:rPr>
                <w:noProof/>
                <w:webHidden/>
              </w:rPr>
              <w:t>37</w:t>
            </w:r>
          </w:ins>
          <w:ins w:id="817" w:author="aich" w:date="2014-12-08T06:15:00Z">
            <w:del w:id="818" w:author="Speedziarz" w:date="2014-12-08T13:46:00Z">
              <w:r w:rsidR="004A5085" w:rsidDel="009521B7">
                <w:rPr>
                  <w:noProof/>
                  <w:webHidden/>
                </w:rPr>
                <w:delText>39</w:delText>
              </w:r>
            </w:del>
          </w:ins>
          <w:del w:id="819" w:author="Speedziarz" w:date="2014-12-08T13:46:00Z">
            <w:r w:rsidR="005E43BA" w:rsidDel="009521B7">
              <w:rPr>
                <w:noProof/>
                <w:webHidden/>
              </w:rPr>
              <w:delText>35</w:delText>
            </w:r>
          </w:del>
          <w:r w:rsidR="005E43BA">
            <w:rPr>
              <w:noProof/>
              <w:webHidden/>
            </w:rPr>
            <w:fldChar w:fldCharType="end"/>
          </w:r>
          <w:r>
            <w:rPr>
              <w:noProof/>
            </w:rPr>
            <w:fldChar w:fldCharType="end"/>
          </w:r>
        </w:p>
        <w:p w14:paraId="0A5E807E"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2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"_Toc405759404" </w:instrText>
          </w:r>
          <w:r>
            <w:rPr>
              <w:noProof/>
            </w:rPr>
            <w:fldChar w:fldCharType="separate"/>
          </w:r>
          <w:r w:rsidR="005E43BA" w:rsidRPr="001C077C">
            <w:rPr>
              <w:rStyle w:val="Hipercze"/>
              <w:noProof/>
            </w:rPr>
            <w:t>3.2.4</w:t>
          </w:r>
          <w:r w:rsidR="005E43BA">
            <w:rPr>
              <w:rFonts w:asciiTheme="minorHAnsi" w:eastAsiaTheme="minorEastAsia" w:hAnsiTheme="minorHAnsi" w:cstheme="minorBidi"/>
              <w:noProof/>
              <w:sz w:val="22"/>
              <w:szCs w:val="22"/>
            </w:rPr>
            <w:tab/>
          </w:r>
          <w:r w:rsidR="005E43BA" w:rsidRPr="001C077C">
            <w:rPr>
              <w:rStyle w:val="Hipercze"/>
              <w:noProof/>
            </w:rPr>
            <w:t>Instrukcja użytkowania</w:t>
          </w:r>
          <w:r w:rsidR="005E43BA">
            <w:rPr>
              <w:noProof/>
              <w:webHidden/>
            </w:rPr>
            <w:tab/>
          </w:r>
          <w:r w:rsidR="005E43BA">
            <w:rPr>
              <w:noProof/>
              <w:webHidden/>
            </w:rPr>
            <w:fldChar w:fldCharType="begin"/>
          </w:r>
          <w:r w:rsidR="005E43BA">
            <w:rPr>
              <w:noProof/>
              <w:webHidden/>
            </w:rPr>
            <w:instrText xml:space="preserve"> PAGEREF _Toc405759404 \h </w:instrText>
          </w:r>
          <w:r w:rsidR="005E43BA">
            <w:rPr>
              <w:noProof/>
              <w:webHidden/>
            </w:rPr>
          </w:r>
          <w:r w:rsidR="005E43BA">
            <w:rPr>
              <w:noProof/>
              <w:webHidden/>
            </w:rPr>
            <w:fldChar w:fldCharType="separate"/>
          </w:r>
          <w:ins w:id="821" w:author="Speedziarz" w:date="2014-12-10T10:38:00Z">
            <w:r w:rsidR="00A40CE1">
              <w:rPr>
                <w:noProof/>
                <w:webHidden/>
              </w:rPr>
              <w:t>37</w:t>
            </w:r>
          </w:ins>
          <w:ins w:id="822" w:author="aich" w:date="2014-12-08T06:15:00Z">
            <w:del w:id="823" w:author="Speedziarz" w:date="2014-12-08T13:46:00Z">
              <w:r w:rsidR="004A5085" w:rsidDel="009521B7">
                <w:rPr>
                  <w:noProof/>
                  <w:webHidden/>
                </w:rPr>
                <w:delText>39</w:delText>
              </w:r>
            </w:del>
          </w:ins>
          <w:del w:id="824" w:author="Speedziarz" w:date="2014-12-08T13:46:00Z">
            <w:r w:rsidR="005E43BA" w:rsidDel="009521B7">
              <w:rPr>
                <w:noProof/>
                <w:webHidden/>
              </w:rPr>
              <w:delText>35</w:delText>
            </w:r>
          </w:del>
          <w:r w:rsidR="005E43BA">
            <w:rPr>
              <w:noProof/>
              <w:webHidden/>
            </w:rPr>
            <w:fldChar w:fldCharType="end"/>
          </w:r>
          <w:r>
            <w:rPr>
              <w:noProof/>
            </w:rPr>
            <w:fldChar w:fldCharType="end"/>
          </w:r>
        </w:p>
        <w:p w14:paraId="66741B51"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825" w:author="aich" w:date="2014-12-08T06:13:00Z">
              <w:pPr>
                <w:pStyle w:val="Spistreci2"/>
                <w:tabs>
                  <w:tab w:val="left" w:pos="880"/>
                  <w:tab w:val="right" w:leader="dot" w:pos="9486"/>
                </w:tabs>
              </w:pPr>
            </w:pPrChange>
          </w:pPr>
          <w:r>
            <w:rPr>
              <w:noProof/>
            </w:rPr>
            <w:fldChar w:fldCharType="begin"/>
          </w:r>
          <w:r>
            <w:rPr>
              <w:noProof/>
            </w:rPr>
            <w:instrText xml:space="preserve"> HYPERLINK \l "_Toc405759405" </w:instrText>
          </w:r>
          <w:r>
            <w:rPr>
              <w:noProof/>
            </w:rPr>
            <w:fldChar w:fldCharType="separate"/>
          </w:r>
          <w:r w:rsidR="005E43BA" w:rsidRPr="001C077C">
            <w:rPr>
              <w:rStyle w:val="Hipercze"/>
              <w:noProof/>
            </w:rPr>
            <w:t>3.3</w:t>
          </w:r>
          <w:r w:rsidR="005E43BA">
            <w:rPr>
              <w:rFonts w:asciiTheme="minorHAnsi" w:eastAsiaTheme="minorEastAsia" w:hAnsiTheme="minorHAnsi" w:cstheme="minorBidi"/>
              <w:noProof/>
              <w:sz w:val="22"/>
              <w:szCs w:val="22"/>
            </w:rPr>
            <w:tab/>
          </w:r>
          <w:r w:rsidR="005E43BA" w:rsidRPr="001C077C">
            <w:rPr>
              <w:rStyle w:val="Hipercze"/>
              <w:noProof/>
            </w:rPr>
            <w:t>Drugi Sprint</w:t>
          </w:r>
          <w:r w:rsidR="005E43BA">
            <w:rPr>
              <w:noProof/>
              <w:webHidden/>
            </w:rPr>
            <w:tab/>
          </w:r>
          <w:r w:rsidR="005E43BA">
            <w:rPr>
              <w:noProof/>
              <w:webHidden/>
            </w:rPr>
            <w:fldChar w:fldCharType="begin"/>
          </w:r>
          <w:r w:rsidR="005E43BA">
            <w:rPr>
              <w:noProof/>
              <w:webHidden/>
            </w:rPr>
            <w:instrText xml:space="preserve"> PAGEREF _Toc405759405 \h </w:instrText>
          </w:r>
          <w:r w:rsidR="005E43BA">
            <w:rPr>
              <w:noProof/>
              <w:webHidden/>
            </w:rPr>
          </w:r>
          <w:r w:rsidR="005E43BA">
            <w:rPr>
              <w:noProof/>
              <w:webHidden/>
            </w:rPr>
            <w:fldChar w:fldCharType="separate"/>
          </w:r>
          <w:ins w:id="826" w:author="Speedziarz" w:date="2014-12-10T10:38:00Z">
            <w:r w:rsidR="00A40CE1">
              <w:rPr>
                <w:noProof/>
                <w:webHidden/>
              </w:rPr>
              <w:t>38</w:t>
            </w:r>
          </w:ins>
          <w:ins w:id="827" w:author="aich" w:date="2014-12-08T06:15:00Z">
            <w:del w:id="828" w:author="Speedziarz" w:date="2014-12-08T13:46:00Z">
              <w:r w:rsidR="004A5085" w:rsidDel="009521B7">
                <w:rPr>
                  <w:noProof/>
                  <w:webHidden/>
                </w:rPr>
                <w:delText>40</w:delText>
              </w:r>
            </w:del>
          </w:ins>
          <w:del w:id="829" w:author="Speedziarz" w:date="2014-12-08T13:46:00Z">
            <w:r w:rsidR="005E43BA" w:rsidDel="009521B7">
              <w:rPr>
                <w:noProof/>
                <w:webHidden/>
              </w:rPr>
              <w:delText>36</w:delText>
            </w:r>
          </w:del>
          <w:r w:rsidR="005E43BA">
            <w:rPr>
              <w:noProof/>
              <w:webHidden/>
            </w:rPr>
            <w:fldChar w:fldCharType="end"/>
          </w:r>
          <w:r>
            <w:rPr>
              <w:noProof/>
            </w:rPr>
            <w:fldChar w:fldCharType="end"/>
          </w:r>
        </w:p>
        <w:p w14:paraId="0F48DF73"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3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"_Toc405759406" </w:instrText>
          </w:r>
          <w:r>
            <w:rPr>
              <w:noProof/>
            </w:rPr>
            <w:fldChar w:fldCharType="separate"/>
          </w:r>
          <w:r w:rsidR="005E43BA" w:rsidRPr="001C077C">
            <w:rPr>
              <w:rStyle w:val="Hipercze"/>
              <w:noProof/>
            </w:rPr>
            <w:t>3.3.1</w:t>
          </w:r>
          <w:r w:rsidR="005E43BA">
            <w:rPr>
              <w:rFonts w:asciiTheme="minorHAnsi" w:eastAsiaTheme="minorEastAsia" w:hAnsiTheme="minorHAnsi" w:cstheme="minorBidi"/>
              <w:noProof/>
              <w:sz w:val="22"/>
              <w:szCs w:val="22"/>
            </w:rPr>
            <w:tab/>
          </w:r>
          <w:r w:rsidR="005E43BA" w:rsidRPr="001C077C">
            <w:rPr>
              <w:rStyle w:val="Hipercze"/>
              <w:noProof/>
            </w:rPr>
            <w:t>Funkcje i ograniczenia produktu, znane błędy</w:t>
          </w:r>
          <w:r w:rsidR="005E43BA">
            <w:rPr>
              <w:noProof/>
              <w:webHidden/>
            </w:rPr>
            <w:tab/>
          </w:r>
          <w:r w:rsidR="005E43BA">
            <w:rPr>
              <w:noProof/>
              <w:webHidden/>
            </w:rPr>
            <w:fldChar w:fldCharType="begin"/>
          </w:r>
          <w:r w:rsidR="005E43BA">
            <w:rPr>
              <w:noProof/>
              <w:webHidden/>
            </w:rPr>
            <w:instrText xml:space="preserve"> PAGEREF _Toc405759406 \h </w:instrText>
          </w:r>
          <w:r w:rsidR="005E43BA">
            <w:rPr>
              <w:noProof/>
              <w:webHidden/>
            </w:rPr>
          </w:r>
          <w:r w:rsidR="005E43BA">
            <w:rPr>
              <w:noProof/>
              <w:webHidden/>
            </w:rPr>
            <w:fldChar w:fldCharType="separate"/>
          </w:r>
          <w:ins w:id="831" w:author="Speedziarz" w:date="2014-12-10T10:38:00Z">
            <w:r w:rsidR="00A40CE1">
              <w:rPr>
                <w:noProof/>
                <w:webHidden/>
              </w:rPr>
              <w:t>39</w:t>
            </w:r>
          </w:ins>
          <w:ins w:id="832" w:author="aich" w:date="2014-12-08T06:15:00Z">
            <w:del w:id="833" w:author="Speedziarz" w:date="2014-12-08T13:46:00Z">
              <w:r w:rsidR="004A5085" w:rsidDel="009521B7">
                <w:rPr>
                  <w:noProof/>
                  <w:webHidden/>
                </w:rPr>
                <w:delText>41</w:delText>
              </w:r>
            </w:del>
          </w:ins>
          <w:del w:id="834" w:author="Speedziarz" w:date="2014-12-08T13:46:00Z">
            <w:r w:rsidR="005E43BA" w:rsidDel="009521B7">
              <w:rPr>
                <w:noProof/>
                <w:webHidden/>
              </w:rPr>
              <w:delText>37</w:delText>
            </w:r>
          </w:del>
          <w:r w:rsidR="005E43BA">
            <w:rPr>
              <w:noProof/>
              <w:webHidden/>
            </w:rPr>
            <w:fldChar w:fldCharType="end"/>
          </w:r>
          <w:r>
            <w:rPr>
              <w:noProof/>
            </w:rPr>
            <w:fldChar w:fldCharType="end"/>
          </w:r>
        </w:p>
        <w:p w14:paraId="79B0FD44"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3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"_Toc405759407" </w:instrText>
          </w:r>
          <w:r>
            <w:rPr>
              <w:noProof/>
            </w:rPr>
            <w:fldChar w:fldCharType="separate"/>
          </w:r>
          <w:r w:rsidR="005E43BA" w:rsidRPr="001C077C">
            <w:rPr>
              <w:rStyle w:val="Hipercze"/>
              <w:noProof/>
            </w:rPr>
            <w:t>3.3.2</w:t>
          </w:r>
          <w:r w:rsidR="005E43BA">
            <w:rPr>
              <w:rFonts w:asciiTheme="minorHAnsi" w:eastAsiaTheme="minorEastAsia" w:hAnsiTheme="minorHAnsi" w:cstheme="minorBidi"/>
              <w:noProof/>
              <w:sz w:val="22"/>
              <w:szCs w:val="22"/>
            </w:rPr>
            <w:tab/>
          </w:r>
          <w:r w:rsidR="005E43BA" w:rsidRPr="001C077C">
            <w:rPr>
              <w:rStyle w:val="Hipercze"/>
              <w:noProof/>
            </w:rPr>
            <w:t>Zmiany w stosunku do poprzedniego wydania</w:t>
          </w:r>
          <w:r w:rsidR="005E43BA">
            <w:rPr>
              <w:noProof/>
              <w:webHidden/>
            </w:rPr>
            <w:tab/>
          </w:r>
          <w:r w:rsidR="005E43BA">
            <w:rPr>
              <w:noProof/>
              <w:webHidden/>
            </w:rPr>
            <w:fldChar w:fldCharType="begin"/>
          </w:r>
          <w:r w:rsidR="005E43BA">
            <w:rPr>
              <w:noProof/>
              <w:webHidden/>
            </w:rPr>
            <w:instrText xml:space="preserve"> PAGEREF _Toc405759407 \h </w:instrText>
          </w:r>
          <w:r w:rsidR="005E43BA">
            <w:rPr>
              <w:noProof/>
              <w:webHidden/>
            </w:rPr>
          </w:r>
          <w:r w:rsidR="005E43BA">
            <w:rPr>
              <w:noProof/>
              <w:webHidden/>
            </w:rPr>
            <w:fldChar w:fldCharType="separate"/>
          </w:r>
          <w:ins w:id="836" w:author="Speedziarz" w:date="2014-12-10T10:38:00Z">
            <w:r w:rsidR="00A40CE1">
              <w:rPr>
                <w:noProof/>
                <w:webHidden/>
              </w:rPr>
              <w:t>39</w:t>
            </w:r>
          </w:ins>
          <w:ins w:id="837" w:author="aich" w:date="2014-12-08T06:15:00Z">
            <w:del w:id="838" w:author="Speedziarz" w:date="2014-12-08T13:46:00Z">
              <w:r w:rsidR="004A5085" w:rsidDel="009521B7">
                <w:rPr>
                  <w:noProof/>
                  <w:webHidden/>
                </w:rPr>
                <w:delText>41</w:delText>
              </w:r>
            </w:del>
          </w:ins>
          <w:del w:id="839" w:author="Speedziarz" w:date="2014-12-08T13:46:00Z">
            <w:r w:rsidR="005E43BA" w:rsidDel="009521B7">
              <w:rPr>
                <w:noProof/>
                <w:webHidden/>
              </w:rPr>
              <w:delText>37</w:delText>
            </w:r>
          </w:del>
          <w:r w:rsidR="005E43BA">
            <w:rPr>
              <w:noProof/>
              <w:webHidden/>
            </w:rPr>
            <w:fldChar w:fldCharType="end"/>
          </w:r>
          <w:r>
            <w:rPr>
              <w:noProof/>
            </w:rPr>
            <w:fldChar w:fldCharType="end"/>
          </w:r>
        </w:p>
        <w:p w14:paraId="15F10647"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4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"_Toc405759408" </w:instrText>
          </w:r>
          <w:r>
            <w:rPr>
              <w:noProof/>
            </w:rPr>
            <w:fldChar w:fldCharType="separate"/>
          </w:r>
          <w:r w:rsidR="005E43BA" w:rsidRPr="001C077C">
            <w:rPr>
              <w:rStyle w:val="Hipercze"/>
              <w:noProof/>
            </w:rPr>
            <w:t>3.3.3</w:t>
          </w:r>
          <w:r w:rsidR="005E43BA">
            <w:rPr>
              <w:rFonts w:asciiTheme="minorHAnsi" w:eastAsiaTheme="minorEastAsia" w:hAnsiTheme="minorHAnsi" w:cstheme="minorBidi"/>
              <w:noProof/>
              <w:sz w:val="22"/>
              <w:szCs w:val="22"/>
            </w:rPr>
            <w:tab/>
          </w:r>
          <w:r w:rsidR="005E43BA" w:rsidRPr="001C077C">
            <w:rPr>
              <w:rStyle w:val="Hipercze"/>
              <w:noProof/>
            </w:rPr>
            <w:t>Wymagania na środowisko i instrukcja uruchomienia</w:t>
          </w:r>
          <w:r w:rsidR="005E43BA">
            <w:rPr>
              <w:noProof/>
              <w:webHidden/>
            </w:rPr>
            <w:tab/>
          </w:r>
          <w:r w:rsidR="005E43BA">
            <w:rPr>
              <w:noProof/>
              <w:webHidden/>
            </w:rPr>
            <w:fldChar w:fldCharType="begin"/>
          </w:r>
          <w:r w:rsidR="005E43BA">
            <w:rPr>
              <w:noProof/>
              <w:webHidden/>
            </w:rPr>
            <w:instrText xml:space="preserve"> PAGEREF _Toc405759408 \h </w:instrText>
          </w:r>
          <w:r w:rsidR="005E43BA">
            <w:rPr>
              <w:noProof/>
              <w:webHidden/>
            </w:rPr>
          </w:r>
          <w:r w:rsidR="005E43BA">
            <w:rPr>
              <w:noProof/>
              <w:webHidden/>
            </w:rPr>
            <w:fldChar w:fldCharType="separate"/>
          </w:r>
          <w:ins w:id="841" w:author="Speedziarz" w:date="2014-12-10T10:38:00Z">
            <w:r w:rsidR="00A40CE1">
              <w:rPr>
                <w:noProof/>
                <w:webHidden/>
              </w:rPr>
              <w:t>39</w:t>
            </w:r>
          </w:ins>
          <w:ins w:id="842" w:author="aich" w:date="2014-12-08T06:15:00Z">
            <w:del w:id="843" w:author="Speedziarz" w:date="2014-12-08T13:46:00Z">
              <w:r w:rsidR="004A5085" w:rsidDel="009521B7">
                <w:rPr>
                  <w:noProof/>
                  <w:webHidden/>
                </w:rPr>
                <w:delText>41</w:delText>
              </w:r>
            </w:del>
          </w:ins>
          <w:del w:id="844" w:author="Speedziarz" w:date="2014-12-08T13:46:00Z">
            <w:r w:rsidR="005E43BA" w:rsidDel="009521B7">
              <w:rPr>
                <w:noProof/>
                <w:webHidden/>
              </w:rPr>
              <w:delText>37</w:delText>
            </w:r>
          </w:del>
          <w:r w:rsidR="005E43BA">
            <w:rPr>
              <w:noProof/>
              <w:webHidden/>
            </w:rPr>
            <w:fldChar w:fldCharType="end"/>
          </w:r>
          <w:r>
            <w:rPr>
              <w:noProof/>
            </w:rPr>
            <w:fldChar w:fldCharType="end"/>
          </w:r>
        </w:p>
        <w:p w14:paraId="5A8A8CE9"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4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"_Toc405759409" </w:instrText>
          </w:r>
          <w:r>
            <w:rPr>
              <w:noProof/>
            </w:rPr>
            <w:fldChar w:fldCharType="separate"/>
          </w:r>
          <w:r w:rsidR="005E43BA" w:rsidRPr="001C077C">
            <w:rPr>
              <w:rStyle w:val="Hipercze"/>
              <w:noProof/>
            </w:rPr>
            <w:t>3.3.4</w:t>
          </w:r>
          <w:r w:rsidR="005E43BA">
            <w:rPr>
              <w:rFonts w:asciiTheme="minorHAnsi" w:eastAsiaTheme="minorEastAsia" w:hAnsiTheme="minorHAnsi" w:cstheme="minorBidi"/>
              <w:noProof/>
              <w:sz w:val="22"/>
              <w:szCs w:val="22"/>
            </w:rPr>
            <w:tab/>
          </w:r>
          <w:r w:rsidR="005E43BA" w:rsidRPr="001C077C">
            <w:rPr>
              <w:rStyle w:val="Hipercze"/>
              <w:noProof/>
            </w:rPr>
            <w:t>Instrukcja użytkowania</w:t>
          </w:r>
          <w:r w:rsidR="005E43BA">
            <w:rPr>
              <w:noProof/>
              <w:webHidden/>
            </w:rPr>
            <w:tab/>
          </w:r>
          <w:r w:rsidR="005E43BA">
            <w:rPr>
              <w:noProof/>
              <w:webHidden/>
            </w:rPr>
            <w:fldChar w:fldCharType="begin"/>
          </w:r>
          <w:r w:rsidR="005E43BA">
            <w:rPr>
              <w:noProof/>
              <w:webHidden/>
            </w:rPr>
            <w:instrText xml:space="preserve"> PAGEREF _Toc405759409 \h </w:instrText>
          </w:r>
          <w:r w:rsidR="005E43BA">
            <w:rPr>
              <w:noProof/>
              <w:webHidden/>
            </w:rPr>
          </w:r>
          <w:r w:rsidR="005E43BA">
            <w:rPr>
              <w:noProof/>
              <w:webHidden/>
            </w:rPr>
            <w:fldChar w:fldCharType="separate"/>
          </w:r>
          <w:ins w:id="846" w:author="Speedziarz" w:date="2014-12-10T10:38:00Z">
            <w:r w:rsidR="00A40CE1">
              <w:rPr>
                <w:noProof/>
                <w:webHidden/>
              </w:rPr>
              <w:t>39</w:t>
            </w:r>
          </w:ins>
          <w:ins w:id="847" w:author="aich" w:date="2014-12-08T06:15:00Z">
            <w:del w:id="848" w:author="Speedziarz" w:date="2014-12-08T13:46:00Z">
              <w:r w:rsidR="004A5085" w:rsidDel="009521B7">
                <w:rPr>
                  <w:noProof/>
                  <w:webHidden/>
                </w:rPr>
                <w:delText>41</w:delText>
              </w:r>
            </w:del>
          </w:ins>
          <w:del w:id="849" w:author="Speedziarz" w:date="2014-12-08T13:46:00Z">
            <w:r w:rsidR="005E43BA" w:rsidDel="009521B7">
              <w:rPr>
                <w:noProof/>
                <w:webHidden/>
              </w:rPr>
              <w:delText>37</w:delText>
            </w:r>
          </w:del>
          <w:r w:rsidR="005E43BA">
            <w:rPr>
              <w:noProof/>
              <w:webHidden/>
            </w:rPr>
            <w:fldChar w:fldCharType="end"/>
          </w:r>
          <w:r>
            <w:rPr>
              <w:noProof/>
            </w:rPr>
            <w:fldChar w:fldCharType="end"/>
          </w:r>
        </w:p>
        <w:p w14:paraId="104CAC8D"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850" w:author="aich" w:date="2014-12-08T06:13:00Z">
              <w:pPr>
                <w:pStyle w:val="Spistreci2"/>
                <w:tabs>
                  <w:tab w:val="left" w:pos="880"/>
                  <w:tab w:val="right" w:leader="dot" w:pos="9486"/>
                </w:tabs>
              </w:pPr>
            </w:pPrChange>
          </w:pPr>
          <w:r>
            <w:rPr>
              <w:noProof/>
            </w:rPr>
            <w:fldChar w:fldCharType="begin"/>
          </w:r>
          <w:r>
            <w:rPr>
              <w:noProof/>
            </w:rPr>
            <w:instrText xml:space="preserve"> HYPERLINK \l "_Toc405759410" </w:instrText>
          </w:r>
          <w:r>
            <w:rPr>
              <w:noProof/>
            </w:rPr>
            <w:fldChar w:fldCharType="separate"/>
          </w:r>
          <w:r w:rsidR="005E43BA" w:rsidRPr="001C077C">
            <w:rPr>
              <w:rStyle w:val="Hipercze"/>
              <w:noProof/>
            </w:rPr>
            <w:t>3.4</w:t>
          </w:r>
          <w:r w:rsidR="005E43BA">
            <w:rPr>
              <w:rFonts w:asciiTheme="minorHAnsi" w:eastAsiaTheme="minorEastAsia" w:hAnsiTheme="minorHAnsi" w:cstheme="minorBidi"/>
              <w:noProof/>
              <w:sz w:val="22"/>
              <w:szCs w:val="22"/>
            </w:rPr>
            <w:tab/>
          </w:r>
          <w:r w:rsidR="005E43BA" w:rsidRPr="001C077C">
            <w:rPr>
              <w:rStyle w:val="Hipercze"/>
              <w:noProof/>
            </w:rPr>
            <w:t>Trzeci Sprint</w:t>
          </w:r>
          <w:r w:rsidR="005E43BA">
            <w:rPr>
              <w:noProof/>
              <w:webHidden/>
            </w:rPr>
            <w:tab/>
          </w:r>
          <w:r w:rsidR="005E43BA">
            <w:rPr>
              <w:noProof/>
              <w:webHidden/>
            </w:rPr>
            <w:fldChar w:fldCharType="begin"/>
          </w:r>
          <w:r w:rsidR="005E43BA">
            <w:rPr>
              <w:noProof/>
              <w:webHidden/>
            </w:rPr>
            <w:instrText xml:space="preserve"> PAGEREF _Toc405759410 \h </w:instrText>
          </w:r>
          <w:r w:rsidR="005E43BA">
            <w:rPr>
              <w:noProof/>
              <w:webHidden/>
            </w:rPr>
          </w:r>
          <w:r w:rsidR="005E43BA">
            <w:rPr>
              <w:noProof/>
              <w:webHidden/>
            </w:rPr>
            <w:fldChar w:fldCharType="separate"/>
          </w:r>
          <w:ins w:id="851" w:author="Speedziarz" w:date="2014-12-10T10:38:00Z">
            <w:r w:rsidR="00A40CE1">
              <w:rPr>
                <w:noProof/>
                <w:webHidden/>
              </w:rPr>
              <w:t>41</w:t>
            </w:r>
          </w:ins>
          <w:ins w:id="852" w:author="aich" w:date="2014-12-08T06:15:00Z">
            <w:del w:id="853" w:author="Speedziarz" w:date="2014-12-08T13:46:00Z">
              <w:r w:rsidR="004A5085" w:rsidDel="009521B7">
                <w:rPr>
                  <w:noProof/>
                  <w:webHidden/>
                </w:rPr>
                <w:delText>43</w:delText>
              </w:r>
            </w:del>
          </w:ins>
          <w:del w:id="854" w:author="Speedziarz" w:date="2014-12-08T13:46:00Z">
            <w:r w:rsidR="005E43BA" w:rsidDel="009521B7">
              <w:rPr>
                <w:noProof/>
                <w:webHidden/>
              </w:rPr>
              <w:delText>39</w:delText>
            </w:r>
          </w:del>
          <w:r w:rsidR="005E43BA">
            <w:rPr>
              <w:noProof/>
              <w:webHidden/>
            </w:rPr>
            <w:fldChar w:fldCharType="end"/>
          </w:r>
          <w:r>
            <w:rPr>
              <w:noProof/>
            </w:rPr>
            <w:fldChar w:fldCharType="end"/>
          </w:r>
        </w:p>
        <w:p w14:paraId="688451E5"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5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"_Toc405759411" </w:instrText>
          </w:r>
          <w:r>
            <w:rPr>
              <w:noProof/>
            </w:rPr>
            <w:fldChar w:fldCharType="separate"/>
          </w:r>
          <w:r w:rsidR="005E43BA" w:rsidRPr="001C077C">
            <w:rPr>
              <w:rStyle w:val="Hipercze"/>
              <w:noProof/>
            </w:rPr>
            <w:t>3.4.1</w:t>
          </w:r>
          <w:r w:rsidR="005E43BA">
            <w:rPr>
              <w:rFonts w:asciiTheme="minorHAnsi" w:eastAsiaTheme="minorEastAsia" w:hAnsiTheme="minorHAnsi" w:cstheme="minorBidi"/>
              <w:noProof/>
              <w:sz w:val="22"/>
              <w:szCs w:val="22"/>
            </w:rPr>
            <w:tab/>
          </w:r>
          <w:r w:rsidR="005E43BA" w:rsidRPr="001C077C">
            <w:rPr>
              <w:rStyle w:val="Hipercze"/>
              <w:noProof/>
            </w:rPr>
            <w:t>Funkcje i ograniczenia produktu, znane błędy</w:t>
          </w:r>
          <w:r w:rsidR="005E43BA">
            <w:rPr>
              <w:noProof/>
              <w:webHidden/>
            </w:rPr>
            <w:tab/>
          </w:r>
          <w:r w:rsidR="005E43BA">
            <w:rPr>
              <w:noProof/>
              <w:webHidden/>
            </w:rPr>
            <w:fldChar w:fldCharType="begin"/>
          </w:r>
          <w:r w:rsidR="005E43BA">
            <w:rPr>
              <w:noProof/>
              <w:webHidden/>
            </w:rPr>
            <w:instrText xml:space="preserve"> PAGEREF _Toc405759411 \h </w:instrText>
          </w:r>
          <w:r w:rsidR="005E43BA">
            <w:rPr>
              <w:noProof/>
              <w:webHidden/>
            </w:rPr>
          </w:r>
          <w:r w:rsidR="005E43BA">
            <w:rPr>
              <w:noProof/>
              <w:webHidden/>
            </w:rPr>
            <w:fldChar w:fldCharType="separate"/>
          </w:r>
          <w:ins w:id="856" w:author="Speedziarz" w:date="2014-12-10T10:38:00Z">
            <w:r w:rsidR="00A40CE1">
              <w:rPr>
                <w:noProof/>
                <w:webHidden/>
              </w:rPr>
              <w:t>42</w:t>
            </w:r>
          </w:ins>
          <w:ins w:id="857" w:author="aich" w:date="2014-12-08T06:15:00Z">
            <w:del w:id="858" w:author="Speedziarz" w:date="2014-12-08T13:46:00Z">
              <w:r w:rsidR="004A5085" w:rsidDel="009521B7">
                <w:rPr>
                  <w:noProof/>
                  <w:webHidden/>
                </w:rPr>
                <w:delText>44</w:delText>
              </w:r>
            </w:del>
          </w:ins>
          <w:del w:id="859" w:author="Speedziarz" w:date="2014-12-08T13:46:00Z">
            <w:r w:rsidR="005E43BA" w:rsidDel="009521B7">
              <w:rPr>
                <w:noProof/>
                <w:webHidden/>
              </w:rPr>
              <w:delText>40</w:delText>
            </w:r>
          </w:del>
          <w:r w:rsidR="005E43BA">
            <w:rPr>
              <w:noProof/>
              <w:webHidden/>
            </w:rPr>
            <w:fldChar w:fldCharType="end"/>
          </w:r>
          <w:r>
            <w:rPr>
              <w:noProof/>
            </w:rPr>
            <w:fldChar w:fldCharType="end"/>
          </w:r>
        </w:p>
        <w:p w14:paraId="3746B2A1"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6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"_Toc405759412" </w:instrText>
          </w:r>
          <w:r>
            <w:rPr>
              <w:noProof/>
            </w:rPr>
            <w:fldChar w:fldCharType="separate"/>
          </w:r>
          <w:r w:rsidR="005E43BA" w:rsidRPr="001C077C">
            <w:rPr>
              <w:rStyle w:val="Hipercze"/>
              <w:noProof/>
            </w:rPr>
            <w:t>3.4.2</w:t>
          </w:r>
          <w:r w:rsidR="005E43BA">
            <w:rPr>
              <w:rFonts w:asciiTheme="minorHAnsi" w:eastAsiaTheme="minorEastAsia" w:hAnsiTheme="minorHAnsi" w:cstheme="minorBidi"/>
              <w:noProof/>
              <w:sz w:val="22"/>
              <w:szCs w:val="22"/>
            </w:rPr>
            <w:tab/>
          </w:r>
          <w:r w:rsidR="005E43BA" w:rsidRPr="001C077C">
            <w:rPr>
              <w:rStyle w:val="Hipercze"/>
              <w:noProof/>
            </w:rPr>
            <w:t>Zmiany w stosunku do poprzedniego wydania</w:t>
          </w:r>
          <w:r w:rsidR="005E43BA">
            <w:rPr>
              <w:noProof/>
              <w:webHidden/>
            </w:rPr>
            <w:tab/>
          </w:r>
          <w:r w:rsidR="005E43BA">
            <w:rPr>
              <w:noProof/>
              <w:webHidden/>
            </w:rPr>
            <w:fldChar w:fldCharType="begin"/>
          </w:r>
          <w:r w:rsidR="005E43BA">
            <w:rPr>
              <w:noProof/>
              <w:webHidden/>
            </w:rPr>
            <w:instrText xml:space="preserve"> PAGEREF _Toc405759412 \h </w:instrText>
          </w:r>
          <w:r w:rsidR="005E43BA">
            <w:rPr>
              <w:noProof/>
              <w:webHidden/>
            </w:rPr>
          </w:r>
          <w:r w:rsidR="005E43BA">
            <w:rPr>
              <w:noProof/>
              <w:webHidden/>
            </w:rPr>
            <w:fldChar w:fldCharType="separate"/>
          </w:r>
          <w:ins w:id="861" w:author="Speedziarz" w:date="2014-12-10T10:38:00Z">
            <w:r w:rsidR="00A40CE1">
              <w:rPr>
                <w:noProof/>
                <w:webHidden/>
              </w:rPr>
              <w:t>42</w:t>
            </w:r>
          </w:ins>
          <w:ins w:id="862" w:author="aich" w:date="2014-12-08T06:15:00Z">
            <w:del w:id="863" w:author="Speedziarz" w:date="2014-12-08T13:46:00Z">
              <w:r w:rsidR="004A5085" w:rsidDel="009521B7">
                <w:rPr>
                  <w:noProof/>
                  <w:webHidden/>
                </w:rPr>
                <w:delText>44</w:delText>
              </w:r>
            </w:del>
          </w:ins>
          <w:del w:id="864" w:author="Speedziarz" w:date="2014-12-08T13:46:00Z">
            <w:r w:rsidR="005E43BA" w:rsidDel="009521B7">
              <w:rPr>
                <w:noProof/>
                <w:webHidden/>
              </w:rPr>
              <w:delText>40</w:delText>
            </w:r>
          </w:del>
          <w:r w:rsidR="005E43BA">
            <w:rPr>
              <w:noProof/>
              <w:webHidden/>
            </w:rPr>
            <w:fldChar w:fldCharType="end"/>
          </w:r>
          <w:r>
            <w:rPr>
              <w:noProof/>
            </w:rPr>
            <w:fldChar w:fldCharType="end"/>
          </w:r>
        </w:p>
        <w:p w14:paraId="2E3FAEAB"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6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"_Toc405759413" </w:instrText>
          </w:r>
          <w:r>
            <w:rPr>
              <w:noProof/>
            </w:rPr>
            <w:fldChar w:fldCharType="separate"/>
          </w:r>
          <w:r w:rsidR="005E43BA" w:rsidRPr="001C077C">
            <w:rPr>
              <w:rStyle w:val="Hipercze"/>
              <w:noProof/>
            </w:rPr>
            <w:t>3.4.3</w:t>
          </w:r>
          <w:r w:rsidR="005E43BA">
            <w:rPr>
              <w:rFonts w:asciiTheme="minorHAnsi" w:eastAsiaTheme="minorEastAsia" w:hAnsiTheme="minorHAnsi" w:cstheme="minorBidi"/>
              <w:noProof/>
              <w:sz w:val="22"/>
              <w:szCs w:val="22"/>
            </w:rPr>
            <w:tab/>
          </w:r>
          <w:r w:rsidR="005E43BA" w:rsidRPr="001C077C">
            <w:rPr>
              <w:rStyle w:val="Hipercze"/>
              <w:noProof/>
            </w:rPr>
            <w:t>Wymagania na środowisko i instrukcja uruchomienia</w:t>
          </w:r>
          <w:r w:rsidR="005E43BA">
            <w:rPr>
              <w:noProof/>
              <w:webHidden/>
            </w:rPr>
            <w:tab/>
          </w:r>
          <w:r w:rsidR="005E43BA">
            <w:rPr>
              <w:noProof/>
              <w:webHidden/>
            </w:rPr>
            <w:fldChar w:fldCharType="begin"/>
          </w:r>
          <w:r w:rsidR="005E43BA">
            <w:rPr>
              <w:noProof/>
              <w:webHidden/>
            </w:rPr>
            <w:instrText xml:space="preserve"> PAGEREF _Toc405759413 \h </w:instrText>
          </w:r>
          <w:r w:rsidR="005E43BA">
            <w:rPr>
              <w:noProof/>
              <w:webHidden/>
            </w:rPr>
          </w:r>
          <w:r w:rsidR="005E43BA">
            <w:rPr>
              <w:noProof/>
              <w:webHidden/>
            </w:rPr>
            <w:fldChar w:fldCharType="separate"/>
          </w:r>
          <w:ins w:id="866" w:author="Speedziarz" w:date="2014-12-10T10:38:00Z">
            <w:r w:rsidR="00A40CE1">
              <w:rPr>
                <w:noProof/>
                <w:webHidden/>
              </w:rPr>
              <w:t>43</w:t>
            </w:r>
          </w:ins>
          <w:ins w:id="867" w:author="aich" w:date="2014-12-08T06:15:00Z">
            <w:del w:id="868" w:author="Speedziarz" w:date="2014-12-08T13:46:00Z">
              <w:r w:rsidR="004A5085" w:rsidDel="009521B7">
                <w:rPr>
                  <w:noProof/>
                  <w:webHidden/>
                </w:rPr>
                <w:delText>45</w:delText>
              </w:r>
            </w:del>
          </w:ins>
          <w:del w:id="869" w:author="Speedziarz" w:date="2014-12-08T13:46:00Z">
            <w:r w:rsidR="005E43BA" w:rsidDel="009521B7">
              <w:rPr>
                <w:noProof/>
                <w:webHidden/>
              </w:rPr>
              <w:delText>41</w:delText>
            </w:r>
          </w:del>
          <w:r w:rsidR="005E43BA">
            <w:rPr>
              <w:noProof/>
              <w:webHidden/>
            </w:rPr>
            <w:fldChar w:fldCharType="end"/>
          </w:r>
          <w:r>
            <w:rPr>
              <w:noProof/>
            </w:rPr>
            <w:fldChar w:fldCharType="end"/>
          </w:r>
        </w:p>
        <w:p w14:paraId="5C1CAA57"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7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"_Toc405759414" </w:instrText>
          </w:r>
          <w:r>
            <w:rPr>
              <w:noProof/>
            </w:rPr>
            <w:fldChar w:fldCharType="separate"/>
          </w:r>
          <w:r w:rsidR="005E43BA" w:rsidRPr="001C077C">
            <w:rPr>
              <w:rStyle w:val="Hipercze"/>
              <w:noProof/>
            </w:rPr>
            <w:t>3.4.4</w:t>
          </w:r>
          <w:r w:rsidR="005E43BA">
            <w:rPr>
              <w:rFonts w:asciiTheme="minorHAnsi" w:eastAsiaTheme="minorEastAsia" w:hAnsiTheme="minorHAnsi" w:cstheme="minorBidi"/>
              <w:noProof/>
              <w:sz w:val="22"/>
              <w:szCs w:val="22"/>
            </w:rPr>
            <w:tab/>
          </w:r>
          <w:r w:rsidR="005E43BA" w:rsidRPr="001C077C">
            <w:rPr>
              <w:rStyle w:val="Hipercze"/>
              <w:noProof/>
            </w:rPr>
            <w:t>Instrukcja użytkowania</w:t>
          </w:r>
          <w:r w:rsidR="005E43BA">
            <w:rPr>
              <w:noProof/>
              <w:webHidden/>
            </w:rPr>
            <w:tab/>
          </w:r>
          <w:r w:rsidR="005E43BA">
            <w:rPr>
              <w:noProof/>
              <w:webHidden/>
            </w:rPr>
            <w:fldChar w:fldCharType="begin"/>
          </w:r>
          <w:r w:rsidR="005E43BA">
            <w:rPr>
              <w:noProof/>
              <w:webHidden/>
            </w:rPr>
            <w:instrText xml:space="preserve"> PAGEREF _Toc405759414 \h </w:instrText>
          </w:r>
          <w:r w:rsidR="005E43BA">
            <w:rPr>
              <w:noProof/>
              <w:webHidden/>
            </w:rPr>
          </w:r>
          <w:r w:rsidR="005E43BA">
            <w:rPr>
              <w:noProof/>
              <w:webHidden/>
            </w:rPr>
            <w:fldChar w:fldCharType="separate"/>
          </w:r>
          <w:ins w:id="871" w:author="Speedziarz" w:date="2014-12-10T10:38:00Z">
            <w:r w:rsidR="00A40CE1">
              <w:rPr>
                <w:noProof/>
                <w:webHidden/>
              </w:rPr>
              <w:t>43</w:t>
            </w:r>
          </w:ins>
          <w:ins w:id="872" w:author="aich" w:date="2014-12-08T06:15:00Z">
            <w:del w:id="873" w:author="Speedziarz" w:date="2014-12-08T13:46:00Z">
              <w:r w:rsidR="004A5085" w:rsidDel="009521B7">
                <w:rPr>
                  <w:noProof/>
                  <w:webHidden/>
                </w:rPr>
                <w:delText>45</w:delText>
              </w:r>
            </w:del>
          </w:ins>
          <w:del w:id="874" w:author="Speedziarz" w:date="2014-12-08T13:46:00Z">
            <w:r w:rsidR="005E43BA" w:rsidDel="009521B7">
              <w:rPr>
                <w:noProof/>
                <w:webHidden/>
              </w:rPr>
              <w:delText>41</w:delText>
            </w:r>
          </w:del>
          <w:r w:rsidR="005E43BA">
            <w:rPr>
              <w:noProof/>
              <w:webHidden/>
            </w:rPr>
            <w:fldChar w:fldCharType="end"/>
          </w:r>
          <w:r>
            <w:rPr>
              <w:noProof/>
            </w:rPr>
            <w:fldChar w:fldCharType="end"/>
          </w:r>
        </w:p>
        <w:p w14:paraId="52BFABBD" w14:textId="77777777" w:rsidR="005E43BA" w:rsidRDefault="00CE1514">
          <w:pPr>
            <w:pStyle w:val="Spistreci2"/>
            <w:tabs>
              <w:tab w:val="left" w:pos="880"/>
              <w:tab w:val="right" w:leader="dot" w:pos="9486"/>
            </w:tabs>
            <w:jc w:val="both"/>
            <w:rPr>
              <w:rFonts w:asciiTheme="minorHAnsi" w:eastAsiaTheme="minorEastAsia" w:hAnsiTheme="minorHAnsi" w:cstheme="minorBidi"/>
              <w:noProof/>
              <w:sz w:val="22"/>
              <w:szCs w:val="22"/>
            </w:rPr>
            <w:pPrChange w:id="875" w:author="aich" w:date="2014-12-08T06:13:00Z">
              <w:pPr>
                <w:pStyle w:val="Spistreci2"/>
                <w:tabs>
                  <w:tab w:val="left" w:pos="880"/>
                  <w:tab w:val="right" w:leader="dot" w:pos="9486"/>
                </w:tabs>
              </w:pPr>
            </w:pPrChange>
          </w:pPr>
          <w:r>
            <w:rPr>
              <w:noProof/>
            </w:rPr>
            <w:lastRenderedPageBreak/>
            <w:fldChar w:fldCharType="begin"/>
          </w:r>
          <w:r>
            <w:rPr>
              <w:noProof/>
            </w:rPr>
            <w:instrText xml:space="preserve"> HYPERLINK \l "_Toc405759415" </w:instrText>
          </w:r>
          <w:r>
            <w:rPr>
              <w:noProof/>
            </w:rPr>
            <w:fldChar w:fldCharType="separate"/>
          </w:r>
          <w:r w:rsidR="005E43BA" w:rsidRPr="001C077C">
            <w:rPr>
              <w:rStyle w:val="Hipercze"/>
              <w:noProof/>
            </w:rPr>
            <w:t>3.5</w:t>
          </w:r>
          <w:r w:rsidR="005E43BA">
            <w:rPr>
              <w:rFonts w:asciiTheme="minorHAnsi" w:eastAsiaTheme="minorEastAsia" w:hAnsiTheme="minorHAnsi" w:cstheme="minorBidi"/>
              <w:noProof/>
              <w:sz w:val="22"/>
              <w:szCs w:val="22"/>
            </w:rPr>
            <w:tab/>
          </w:r>
          <w:r w:rsidR="005E43BA" w:rsidRPr="001C077C">
            <w:rPr>
              <w:rStyle w:val="Hipercze"/>
              <w:noProof/>
            </w:rPr>
            <w:t>Czwarty Sprint</w:t>
          </w:r>
          <w:r w:rsidR="005E43BA">
            <w:rPr>
              <w:noProof/>
              <w:webHidden/>
            </w:rPr>
            <w:tab/>
          </w:r>
          <w:r w:rsidR="005E43BA">
            <w:rPr>
              <w:noProof/>
              <w:webHidden/>
            </w:rPr>
            <w:fldChar w:fldCharType="begin"/>
          </w:r>
          <w:r w:rsidR="005E43BA">
            <w:rPr>
              <w:noProof/>
              <w:webHidden/>
            </w:rPr>
            <w:instrText xml:space="preserve"> PAGEREF _Toc405759415 \h </w:instrText>
          </w:r>
          <w:r w:rsidR="005E43BA">
            <w:rPr>
              <w:noProof/>
              <w:webHidden/>
            </w:rPr>
          </w:r>
          <w:r w:rsidR="005E43BA">
            <w:rPr>
              <w:noProof/>
              <w:webHidden/>
            </w:rPr>
            <w:fldChar w:fldCharType="separate"/>
          </w:r>
          <w:ins w:id="876" w:author="Speedziarz" w:date="2014-12-10T10:38:00Z">
            <w:r w:rsidR="00A40CE1">
              <w:rPr>
                <w:noProof/>
                <w:webHidden/>
              </w:rPr>
              <w:t>45</w:t>
            </w:r>
          </w:ins>
          <w:ins w:id="877" w:author="aich" w:date="2014-12-08T06:15:00Z">
            <w:del w:id="878" w:author="Speedziarz" w:date="2014-12-08T13:46:00Z">
              <w:r w:rsidR="004A5085" w:rsidDel="009521B7">
                <w:rPr>
                  <w:noProof/>
                  <w:webHidden/>
                </w:rPr>
                <w:delText>47</w:delText>
              </w:r>
            </w:del>
          </w:ins>
          <w:del w:id="879" w:author="Speedziarz" w:date="2014-12-08T13:46:00Z">
            <w:r w:rsidR="005E43BA" w:rsidDel="009521B7">
              <w:rPr>
                <w:noProof/>
                <w:webHidden/>
              </w:rPr>
              <w:delText>43</w:delText>
            </w:r>
          </w:del>
          <w:r w:rsidR="005E43BA">
            <w:rPr>
              <w:noProof/>
              <w:webHidden/>
            </w:rPr>
            <w:fldChar w:fldCharType="end"/>
          </w:r>
          <w:r>
            <w:rPr>
              <w:noProof/>
            </w:rPr>
            <w:fldChar w:fldCharType="end"/>
          </w:r>
        </w:p>
        <w:p w14:paraId="1E2C4D3A"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8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"_Toc405759416" </w:instrText>
          </w:r>
          <w:r>
            <w:rPr>
              <w:noProof/>
            </w:rPr>
            <w:fldChar w:fldCharType="separate"/>
          </w:r>
          <w:r w:rsidR="005E43BA" w:rsidRPr="001C077C">
            <w:rPr>
              <w:rStyle w:val="Hipercze"/>
              <w:noProof/>
            </w:rPr>
            <w:t>3.5.1</w:t>
          </w:r>
          <w:r w:rsidR="005E43BA">
            <w:rPr>
              <w:rFonts w:asciiTheme="minorHAnsi" w:eastAsiaTheme="minorEastAsia" w:hAnsiTheme="minorHAnsi" w:cstheme="minorBidi"/>
              <w:noProof/>
              <w:sz w:val="22"/>
              <w:szCs w:val="22"/>
            </w:rPr>
            <w:tab/>
          </w:r>
          <w:r w:rsidR="005E43BA" w:rsidRPr="001C077C">
            <w:rPr>
              <w:rStyle w:val="Hipercze"/>
              <w:noProof/>
            </w:rPr>
            <w:t>Funkcje i ograniczenia produktu, znane błędy</w:t>
          </w:r>
          <w:r w:rsidR="005E43BA">
            <w:rPr>
              <w:noProof/>
              <w:webHidden/>
            </w:rPr>
            <w:tab/>
          </w:r>
          <w:r w:rsidR="005E43BA">
            <w:rPr>
              <w:noProof/>
              <w:webHidden/>
            </w:rPr>
            <w:fldChar w:fldCharType="begin"/>
          </w:r>
          <w:r w:rsidR="005E43BA">
            <w:rPr>
              <w:noProof/>
              <w:webHidden/>
            </w:rPr>
            <w:instrText xml:space="preserve"> PAGEREF _Toc405759416 \h </w:instrText>
          </w:r>
          <w:r w:rsidR="005E43BA">
            <w:rPr>
              <w:noProof/>
              <w:webHidden/>
            </w:rPr>
          </w:r>
          <w:r w:rsidR="005E43BA">
            <w:rPr>
              <w:noProof/>
              <w:webHidden/>
            </w:rPr>
            <w:fldChar w:fldCharType="separate"/>
          </w:r>
          <w:ins w:id="881" w:author="Speedziarz" w:date="2014-12-10T10:38:00Z">
            <w:r w:rsidR="00A40CE1">
              <w:rPr>
                <w:noProof/>
                <w:webHidden/>
              </w:rPr>
              <w:t>46</w:t>
            </w:r>
          </w:ins>
          <w:ins w:id="882" w:author="aich" w:date="2014-12-08T06:15:00Z">
            <w:del w:id="883" w:author="Speedziarz" w:date="2014-12-08T13:46:00Z">
              <w:r w:rsidR="004A5085" w:rsidDel="009521B7">
                <w:rPr>
                  <w:noProof/>
                  <w:webHidden/>
                </w:rPr>
                <w:delText>48</w:delText>
              </w:r>
            </w:del>
          </w:ins>
          <w:del w:id="884" w:author="Speedziarz" w:date="2014-12-08T13:46:00Z">
            <w:r w:rsidR="005E43BA" w:rsidDel="009521B7">
              <w:rPr>
                <w:noProof/>
                <w:webHidden/>
              </w:rPr>
              <w:delText>44</w:delText>
            </w:r>
          </w:del>
          <w:r w:rsidR="005E43BA">
            <w:rPr>
              <w:noProof/>
              <w:webHidden/>
            </w:rPr>
            <w:fldChar w:fldCharType="end"/>
          </w:r>
          <w:r>
            <w:rPr>
              <w:noProof/>
            </w:rPr>
            <w:fldChar w:fldCharType="end"/>
          </w:r>
        </w:p>
        <w:p w14:paraId="249B5C33"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8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"_Toc405759417" </w:instrText>
          </w:r>
          <w:r>
            <w:rPr>
              <w:noProof/>
            </w:rPr>
            <w:fldChar w:fldCharType="separate"/>
          </w:r>
          <w:r w:rsidR="005E43BA" w:rsidRPr="001C077C">
            <w:rPr>
              <w:rStyle w:val="Hipercze"/>
              <w:noProof/>
            </w:rPr>
            <w:t>3.5.2</w:t>
          </w:r>
          <w:r w:rsidR="005E43BA">
            <w:rPr>
              <w:rFonts w:asciiTheme="minorHAnsi" w:eastAsiaTheme="minorEastAsia" w:hAnsiTheme="minorHAnsi" w:cstheme="minorBidi"/>
              <w:noProof/>
              <w:sz w:val="22"/>
              <w:szCs w:val="22"/>
            </w:rPr>
            <w:tab/>
          </w:r>
          <w:r w:rsidR="005E43BA" w:rsidRPr="001C077C">
            <w:rPr>
              <w:rStyle w:val="Hipercze"/>
              <w:noProof/>
            </w:rPr>
            <w:t>Zmiany w stosunku do poprzedniego wydania</w:t>
          </w:r>
          <w:r w:rsidR="005E43BA">
            <w:rPr>
              <w:noProof/>
              <w:webHidden/>
            </w:rPr>
            <w:tab/>
          </w:r>
          <w:r w:rsidR="005E43BA">
            <w:rPr>
              <w:noProof/>
              <w:webHidden/>
            </w:rPr>
            <w:fldChar w:fldCharType="begin"/>
          </w:r>
          <w:r w:rsidR="005E43BA">
            <w:rPr>
              <w:noProof/>
              <w:webHidden/>
            </w:rPr>
            <w:instrText xml:space="preserve"> PAGEREF _Toc405759417 \h </w:instrText>
          </w:r>
          <w:r w:rsidR="005E43BA">
            <w:rPr>
              <w:noProof/>
              <w:webHidden/>
            </w:rPr>
          </w:r>
          <w:r w:rsidR="005E43BA">
            <w:rPr>
              <w:noProof/>
              <w:webHidden/>
            </w:rPr>
            <w:fldChar w:fldCharType="separate"/>
          </w:r>
          <w:ins w:id="886" w:author="Speedziarz" w:date="2014-12-10T10:38:00Z">
            <w:r w:rsidR="00A40CE1">
              <w:rPr>
                <w:noProof/>
                <w:webHidden/>
              </w:rPr>
              <w:t>46</w:t>
            </w:r>
          </w:ins>
          <w:ins w:id="887" w:author="aich" w:date="2014-12-08T06:15:00Z">
            <w:del w:id="888" w:author="Speedziarz" w:date="2014-12-08T13:46:00Z">
              <w:r w:rsidR="004A5085" w:rsidDel="009521B7">
                <w:rPr>
                  <w:noProof/>
                  <w:webHidden/>
                </w:rPr>
                <w:delText>48</w:delText>
              </w:r>
            </w:del>
          </w:ins>
          <w:del w:id="889" w:author="Speedziarz" w:date="2014-12-08T13:46:00Z">
            <w:r w:rsidR="005E43BA" w:rsidDel="009521B7">
              <w:rPr>
                <w:noProof/>
                <w:webHidden/>
              </w:rPr>
              <w:delText>44</w:delText>
            </w:r>
          </w:del>
          <w:r w:rsidR="005E43BA">
            <w:rPr>
              <w:noProof/>
              <w:webHidden/>
            </w:rPr>
            <w:fldChar w:fldCharType="end"/>
          </w:r>
          <w:r>
            <w:rPr>
              <w:noProof/>
            </w:rPr>
            <w:fldChar w:fldCharType="end"/>
          </w:r>
        </w:p>
        <w:p w14:paraId="772CD7DB"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90"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"_Toc405759418" </w:instrText>
          </w:r>
          <w:r>
            <w:rPr>
              <w:noProof/>
            </w:rPr>
            <w:fldChar w:fldCharType="separate"/>
          </w:r>
          <w:r w:rsidR="005E43BA" w:rsidRPr="001C077C">
            <w:rPr>
              <w:rStyle w:val="Hipercze"/>
              <w:noProof/>
            </w:rPr>
            <w:t>3.5.3</w:t>
          </w:r>
          <w:r w:rsidR="005E43BA">
            <w:rPr>
              <w:rFonts w:asciiTheme="minorHAnsi" w:eastAsiaTheme="minorEastAsia" w:hAnsiTheme="minorHAnsi" w:cstheme="minorBidi"/>
              <w:noProof/>
              <w:sz w:val="22"/>
              <w:szCs w:val="22"/>
            </w:rPr>
            <w:tab/>
          </w:r>
          <w:r w:rsidR="005E43BA" w:rsidRPr="001C077C">
            <w:rPr>
              <w:rStyle w:val="Hipercze"/>
              <w:noProof/>
            </w:rPr>
            <w:t>Wymagania na środowisko i instrukcja uruchomienia</w:t>
          </w:r>
          <w:r w:rsidR="005E43BA">
            <w:rPr>
              <w:noProof/>
              <w:webHidden/>
            </w:rPr>
            <w:tab/>
          </w:r>
          <w:r w:rsidR="005E43BA">
            <w:rPr>
              <w:noProof/>
              <w:webHidden/>
            </w:rPr>
            <w:fldChar w:fldCharType="begin"/>
          </w:r>
          <w:r w:rsidR="005E43BA">
            <w:rPr>
              <w:noProof/>
              <w:webHidden/>
            </w:rPr>
            <w:instrText xml:space="preserve"> PAGEREF _Toc405759418 \h </w:instrText>
          </w:r>
          <w:r w:rsidR="005E43BA">
            <w:rPr>
              <w:noProof/>
              <w:webHidden/>
            </w:rPr>
          </w:r>
          <w:r w:rsidR="005E43BA">
            <w:rPr>
              <w:noProof/>
              <w:webHidden/>
            </w:rPr>
            <w:fldChar w:fldCharType="separate"/>
          </w:r>
          <w:ins w:id="891" w:author="Speedziarz" w:date="2014-12-10T10:38:00Z">
            <w:r w:rsidR="00A40CE1">
              <w:rPr>
                <w:noProof/>
                <w:webHidden/>
              </w:rPr>
              <w:t>47</w:t>
            </w:r>
          </w:ins>
          <w:ins w:id="892" w:author="aich" w:date="2014-12-08T06:15:00Z">
            <w:del w:id="893" w:author="Speedziarz" w:date="2014-12-08T13:46:00Z">
              <w:r w:rsidR="004A5085" w:rsidDel="009521B7">
                <w:rPr>
                  <w:noProof/>
                  <w:webHidden/>
                </w:rPr>
                <w:delText>49</w:delText>
              </w:r>
            </w:del>
          </w:ins>
          <w:del w:id="894" w:author="Speedziarz" w:date="2014-12-08T13:46:00Z">
            <w:r w:rsidR="005E43BA" w:rsidDel="009521B7">
              <w:rPr>
                <w:noProof/>
                <w:webHidden/>
              </w:rPr>
              <w:delText>44</w:delText>
            </w:r>
          </w:del>
          <w:r w:rsidR="005E43BA">
            <w:rPr>
              <w:noProof/>
              <w:webHidden/>
            </w:rPr>
            <w:fldChar w:fldCharType="end"/>
          </w:r>
          <w:r>
            <w:rPr>
              <w:noProof/>
            </w:rPr>
            <w:fldChar w:fldCharType="end"/>
          </w:r>
        </w:p>
        <w:p w14:paraId="0E61E9C4" w14:textId="77777777" w:rsidR="005E43BA" w:rsidRDefault="00CE1514">
          <w:pPr>
            <w:pStyle w:val="Spistreci3"/>
            <w:tabs>
              <w:tab w:val="left" w:pos="1100"/>
              <w:tab w:val="right" w:leader="dot" w:pos="9486"/>
            </w:tabs>
            <w:jc w:val="both"/>
            <w:rPr>
              <w:rFonts w:asciiTheme="minorHAnsi" w:eastAsiaTheme="minorEastAsia" w:hAnsiTheme="minorHAnsi" w:cstheme="minorBidi"/>
              <w:noProof/>
              <w:sz w:val="22"/>
              <w:szCs w:val="22"/>
            </w:rPr>
            <w:pPrChange w:id="895" w:author="aich" w:date="2014-12-08T06:13:00Z">
              <w:pPr>
                <w:pStyle w:val="Spistreci3"/>
                <w:tabs>
                  <w:tab w:val="left" w:pos="1100"/>
                  <w:tab w:val="right" w:leader="dot" w:pos="9486"/>
                </w:tabs>
              </w:pPr>
            </w:pPrChange>
          </w:pPr>
          <w:r>
            <w:rPr>
              <w:noProof/>
            </w:rPr>
            <w:fldChar w:fldCharType="begin"/>
          </w:r>
          <w:r>
            <w:rPr>
              <w:noProof/>
            </w:rPr>
            <w:instrText xml:space="preserve"> HYPERLINK \l "_Toc405759419" </w:instrText>
          </w:r>
          <w:r>
            <w:rPr>
              <w:noProof/>
            </w:rPr>
            <w:fldChar w:fldCharType="separate"/>
          </w:r>
          <w:r w:rsidR="005E43BA" w:rsidRPr="001C077C">
            <w:rPr>
              <w:rStyle w:val="Hipercze"/>
              <w:noProof/>
            </w:rPr>
            <w:t>3.5.4</w:t>
          </w:r>
          <w:r w:rsidR="005E43BA">
            <w:rPr>
              <w:rFonts w:asciiTheme="minorHAnsi" w:eastAsiaTheme="minorEastAsia" w:hAnsiTheme="minorHAnsi" w:cstheme="minorBidi"/>
              <w:noProof/>
              <w:sz w:val="22"/>
              <w:szCs w:val="22"/>
            </w:rPr>
            <w:tab/>
          </w:r>
          <w:r w:rsidR="005E43BA" w:rsidRPr="001C077C">
            <w:rPr>
              <w:rStyle w:val="Hipercze"/>
              <w:noProof/>
            </w:rPr>
            <w:t>Instrukcja użytkowania</w:t>
          </w:r>
          <w:r w:rsidR="005E43BA">
            <w:rPr>
              <w:noProof/>
              <w:webHidden/>
            </w:rPr>
            <w:tab/>
          </w:r>
          <w:r w:rsidR="005E43BA">
            <w:rPr>
              <w:noProof/>
              <w:webHidden/>
            </w:rPr>
            <w:fldChar w:fldCharType="begin"/>
          </w:r>
          <w:r w:rsidR="005E43BA">
            <w:rPr>
              <w:noProof/>
              <w:webHidden/>
            </w:rPr>
            <w:instrText xml:space="preserve"> PAGEREF _Toc405759419 \h </w:instrText>
          </w:r>
          <w:r w:rsidR="005E43BA">
            <w:rPr>
              <w:noProof/>
              <w:webHidden/>
            </w:rPr>
          </w:r>
          <w:r w:rsidR="005E43BA">
            <w:rPr>
              <w:noProof/>
              <w:webHidden/>
            </w:rPr>
            <w:fldChar w:fldCharType="separate"/>
          </w:r>
          <w:ins w:id="896" w:author="Speedziarz" w:date="2014-12-10T10:38:00Z">
            <w:r w:rsidR="00A40CE1">
              <w:rPr>
                <w:noProof/>
                <w:webHidden/>
              </w:rPr>
              <w:t>47</w:t>
            </w:r>
          </w:ins>
          <w:ins w:id="897" w:author="aich" w:date="2014-12-08T06:15:00Z">
            <w:del w:id="898" w:author="Speedziarz" w:date="2014-12-08T13:46:00Z">
              <w:r w:rsidR="004A5085" w:rsidDel="009521B7">
                <w:rPr>
                  <w:noProof/>
                  <w:webHidden/>
                </w:rPr>
                <w:delText>49</w:delText>
              </w:r>
            </w:del>
          </w:ins>
          <w:del w:id="899" w:author="Speedziarz" w:date="2014-12-08T13:46:00Z">
            <w:r w:rsidR="005E43BA" w:rsidDel="009521B7">
              <w:rPr>
                <w:noProof/>
                <w:webHidden/>
              </w:rPr>
              <w:delText>45</w:delText>
            </w:r>
          </w:del>
          <w:r w:rsidR="005E43BA">
            <w:rPr>
              <w:noProof/>
              <w:webHidden/>
            </w:rPr>
            <w:fldChar w:fldCharType="end"/>
          </w:r>
          <w:r>
            <w:rPr>
              <w:noProof/>
            </w:rPr>
            <w:fldChar w:fldCharType="end"/>
          </w:r>
        </w:p>
        <w:p w14:paraId="5D51CBC2" w14:textId="77777777" w:rsidR="005E43BA" w:rsidRDefault="00CE1514">
          <w:pPr>
            <w:pStyle w:val="Spistreci1"/>
            <w:tabs>
              <w:tab w:val="left" w:pos="400"/>
              <w:tab w:val="right" w:leader="dot" w:pos="9486"/>
            </w:tabs>
            <w:jc w:val="both"/>
            <w:rPr>
              <w:rFonts w:asciiTheme="minorHAnsi" w:eastAsiaTheme="minorEastAsia" w:hAnsiTheme="minorHAnsi" w:cstheme="minorBidi"/>
              <w:noProof/>
              <w:sz w:val="22"/>
              <w:szCs w:val="22"/>
            </w:rPr>
            <w:pPrChange w:id="900" w:author="aich" w:date="2014-12-08T06:13:00Z">
              <w:pPr>
                <w:pStyle w:val="Spistreci1"/>
                <w:tabs>
                  <w:tab w:val="left" w:pos="400"/>
                  <w:tab w:val="right" w:leader="dot" w:pos="9486"/>
                </w:tabs>
              </w:pPr>
            </w:pPrChange>
          </w:pPr>
          <w:r>
            <w:rPr>
              <w:noProof/>
            </w:rPr>
            <w:fldChar w:fldCharType="begin"/>
          </w:r>
          <w:r>
            <w:rPr>
              <w:noProof/>
            </w:rPr>
            <w:instrText xml:space="preserve"> HYPERLINK \l "_Toc405759420" </w:instrText>
          </w:r>
          <w:r>
            <w:rPr>
              <w:noProof/>
            </w:rPr>
            <w:fldChar w:fldCharType="separate"/>
          </w:r>
          <w:r w:rsidR="005E43BA" w:rsidRPr="001C077C">
            <w:rPr>
              <w:rStyle w:val="Hipercze"/>
              <w:rFonts w:eastAsia="Arial"/>
              <w:noProof/>
            </w:rPr>
            <w:t>4</w:t>
          </w:r>
          <w:r w:rsidR="005E43BA">
            <w:rPr>
              <w:rFonts w:asciiTheme="minorHAnsi" w:eastAsiaTheme="minorEastAsia" w:hAnsiTheme="minorHAnsi" w:cstheme="minorBidi"/>
              <w:noProof/>
              <w:sz w:val="22"/>
              <w:szCs w:val="22"/>
            </w:rPr>
            <w:tab/>
          </w:r>
          <w:r w:rsidR="005E43BA" w:rsidRPr="001C077C">
            <w:rPr>
              <w:rStyle w:val="Hipercze"/>
              <w:rFonts w:eastAsia="Arial"/>
              <w:noProof/>
            </w:rPr>
            <w:t>Słownik pojęć i skrótów</w:t>
          </w:r>
          <w:r w:rsidR="005E43BA">
            <w:rPr>
              <w:noProof/>
              <w:webHidden/>
            </w:rPr>
            <w:tab/>
          </w:r>
          <w:r w:rsidR="005E43BA">
            <w:rPr>
              <w:noProof/>
              <w:webHidden/>
            </w:rPr>
            <w:fldChar w:fldCharType="begin"/>
          </w:r>
          <w:r w:rsidR="005E43BA">
            <w:rPr>
              <w:noProof/>
              <w:webHidden/>
            </w:rPr>
            <w:instrText xml:space="preserve"> PAGEREF _Toc405759420 \h </w:instrText>
          </w:r>
          <w:r w:rsidR="005E43BA">
            <w:rPr>
              <w:noProof/>
              <w:webHidden/>
            </w:rPr>
          </w:r>
          <w:r w:rsidR="005E43BA">
            <w:rPr>
              <w:noProof/>
              <w:webHidden/>
            </w:rPr>
            <w:fldChar w:fldCharType="separate"/>
          </w:r>
          <w:ins w:id="901" w:author="Speedziarz" w:date="2014-12-10T10:38:00Z">
            <w:r w:rsidR="00A40CE1">
              <w:rPr>
                <w:noProof/>
                <w:webHidden/>
              </w:rPr>
              <w:t>47</w:t>
            </w:r>
          </w:ins>
          <w:ins w:id="902" w:author="aich" w:date="2014-12-08T06:15:00Z">
            <w:del w:id="903" w:author="Speedziarz" w:date="2014-12-08T13:46:00Z">
              <w:r w:rsidR="004A5085" w:rsidDel="009521B7">
                <w:rPr>
                  <w:noProof/>
                  <w:webHidden/>
                </w:rPr>
                <w:delText>49</w:delText>
              </w:r>
            </w:del>
          </w:ins>
          <w:del w:id="904" w:author="Speedziarz" w:date="2014-12-08T13:46:00Z">
            <w:r w:rsidR="005E43BA" w:rsidDel="009521B7">
              <w:rPr>
                <w:noProof/>
                <w:webHidden/>
              </w:rPr>
              <w:delText>46</w:delText>
            </w:r>
          </w:del>
          <w:r w:rsidR="005E43BA">
            <w:rPr>
              <w:noProof/>
              <w:webHidden/>
            </w:rPr>
            <w:fldChar w:fldCharType="end"/>
          </w:r>
          <w:r>
            <w:rPr>
              <w:noProof/>
            </w:rPr>
            <w:fldChar w:fldCharType="end"/>
          </w:r>
        </w:p>
        <w:p w14:paraId="2602BD3A" w14:textId="77777777" w:rsidR="005E43BA" w:rsidRDefault="00CE1514">
          <w:pPr>
            <w:pStyle w:val="Spistreci1"/>
            <w:tabs>
              <w:tab w:val="left" w:pos="400"/>
              <w:tab w:val="right" w:leader="dot" w:pos="9486"/>
            </w:tabs>
            <w:jc w:val="both"/>
            <w:rPr>
              <w:rFonts w:asciiTheme="minorHAnsi" w:eastAsiaTheme="minorEastAsia" w:hAnsiTheme="minorHAnsi" w:cstheme="minorBidi"/>
              <w:noProof/>
              <w:sz w:val="22"/>
              <w:szCs w:val="22"/>
            </w:rPr>
            <w:pPrChange w:id="905" w:author="aich" w:date="2014-12-08T06:13:00Z">
              <w:pPr>
                <w:pStyle w:val="Spistreci1"/>
                <w:tabs>
                  <w:tab w:val="left" w:pos="400"/>
                  <w:tab w:val="right" w:leader="dot" w:pos="9486"/>
                </w:tabs>
              </w:pPr>
            </w:pPrChange>
          </w:pPr>
          <w:r>
            <w:rPr>
              <w:noProof/>
            </w:rPr>
            <w:fldChar w:fldCharType="begin"/>
          </w:r>
          <w:r>
            <w:rPr>
              <w:noProof/>
            </w:rPr>
            <w:instrText xml:space="preserve"> HYPERLINK \l "_Toc405759421" </w:instrText>
          </w:r>
          <w:r>
            <w:rPr>
              <w:noProof/>
            </w:rPr>
            <w:fldChar w:fldCharType="separate"/>
          </w:r>
          <w:r w:rsidR="005E43BA" w:rsidRPr="001C077C">
            <w:rPr>
              <w:rStyle w:val="Hipercze"/>
              <w:noProof/>
            </w:rPr>
            <w:t>5</w:t>
          </w:r>
          <w:r w:rsidR="005E43BA">
            <w:rPr>
              <w:rFonts w:asciiTheme="minorHAnsi" w:eastAsiaTheme="minorEastAsia" w:hAnsiTheme="minorHAnsi" w:cstheme="minorBidi"/>
              <w:noProof/>
              <w:sz w:val="22"/>
              <w:szCs w:val="22"/>
            </w:rPr>
            <w:tab/>
          </w:r>
          <w:r w:rsidR="005E43BA" w:rsidRPr="001C077C">
            <w:rPr>
              <w:rStyle w:val="Hipercze"/>
              <w:noProof/>
            </w:rPr>
            <w:t>Bibliografia</w:t>
          </w:r>
          <w:r w:rsidR="005E43BA">
            <w:rPr>
              <w:noProof/>
              <w:webHidden/>
            </w:rPr>
            <w:tab/>
          </w:r>
          <w:r w:rsidR="005E43BA">
            <w:rPr>
              <w:noProof/>
              <w:webHidden/>
            </w:rPr>
            <w:fldChar w:fldCharType="begin"/>
          </w:r>
          <w:r w:rsidR="005E43BA">
            <w:rPr>
              <w:noProof/>
              <w:webHidden/>
            </w:rPr>
            <w:instrText xml:space="preserve"> PAGEREF _Toc405759421 \h </w:instrText>
          </w:r>
          <w:r w:rsidR="005E43BA">
            <w:rPr>
              <w:noProof/>
              <w:webHidden/>
            </w:rPr>
          </w:r>
          <w:r w:rsidR="005E43BA">
            <w:rPr>
              <w:noProof/>
              <w:webHidden/>
            </w:rPr>
            <w:fldChar w:fldCharType="separate"/>
          </w:r>
          <w:ins w:id="906" w:author="Speedziarz" w:date="2014-12-10T10:38:00Z">
            <w:r w:rsidR="00A40CE1">
              <w:rPr>
                <w:noProof/>
                <w:webHidden/>
              </w:rPr>
              <w:t>47</w:t>
            </w:r>
          </w:ins>
          <w:ins w:id="907" w:author="aich" w:date="2014-12-08T06:15:00Z">
            <w:del w:id="908" w:author="Speedziarz" w:date="2014-12-08T13:46:00Z">
              <w:r w:rsidR="004A5085" w:rsidDel="009521B7">
                <w:rPr>
                  <w:noProof/>
                  <w:webHidden/>
                </w:rPr>
                <w:delText>49</w:delText>
              </w:r>
            </w:del>
          </w:ins>
          <w:del w:id="909" w:author="Speedziarz" w:date="2014-12-08T13:46:00Z">
            <w:r w:rsidR="005E43BA" w:rsidDel="009521B7">
              <w:rPr>
                <w:noProof/>
                <w:webHidden/>
              </w:rPr>
              <w:delText>46</w:delText>
            </w:r>
          </w:del>
          <w:r w:rsidR="005E43BA">
            <w:rPr>
              <w:noProof/>
              <w:webHidden/>
            </w:rPr>
            <w:fldChar w:fldCharType="end"/>
          </w:r>
          <w:r>
            <w:rPr>
              <w:noProof/>
            </w:rPr>
            <w:fldChar w:fldCharType="end"/>
          </w:r>
        </w:p>
        <w:p w14:paraId="4BC9DBB7" w14:textId="52221530" w:rsidR="005E43BA" w:rsidRDefault="005E43BA">
          <w:pPr>
            <w:jc w:val="both"/>
            <w:rPr>
              <w:ins w:id="910" w:author="Speedziarz" w:date="2014-12-07T23:47:00Z"/>
            </w:rPr>
            <w:pPrChange w:id="911" w:author="aich" w:date="2014-12-08T06:13:00Z">
              <w:pPr/>
            </w:pPrChange>
          </w:pPr>
          <w:ins w:id="912" w:author="Speedziarz" w:date="2014-12-07T23:47:00Z">
            <w:r>
              <w:rPr>
                <w:b/>
                <w:bCs/>
              </w:rPr>
              <w:fldChar w:fldCharType="end"/>
            </w:r>
          </w:ins>
        </w:p>
        <w:customXmlInsRangeStart w:id="913" w:author="Speedziarz" w:date="2014-12-07T23:47:00Z"/>
      </w:sdtContent>
    </w:sdt>
    <w:customXmlInsRangeEnd w:id="913"/>
    <w:p w14:paraId="6077C124" w14:textId="77777777" w:rsidR="00107A8E" w:rsidDel="00107A8E" w:rsidRDefault="00107A8E">
      <w:pPr>
        <w:spacing w:line="360" w:lineRule="auto"/>
        <w:jc w:val="both"/>
        <w:rPr>
          <w:del w:id="914" w:author="Speedziarz" w:date="2014-12-07T22:50:00Z"/>
          <w:rFonts w:cs="Arial"/>
          <w:sz w:val="24"/>
          <w:szCs w:val="24"/>
        </w:rPr>
        <w:pPrChange w:id="915" w:author="aich" w:date="2014-12-08T06:13:00Z">
          <w:pPr>
            <w:spacing w:line="360" w:lineRule="auto"/>
          </w:pPr>
        </w:pPrChange>
      </w:pPr>
    </w:p>
    <w:p w14:paraId="2934F88A" w14:textId="7816214A" w:rsidR="00107A8E" w:rsidRPr="00107A8E" w:rsidDel="00107A8E" w:rsidRDefault="00107A8E">
      <w:pPr>
        <w:pStyle w:val="Nagwekspisutreci"/>
        <w:jc w:val="both"/>
        <w:rPr>
          <w:del w:id="916" w:author="Speedziarz" w:date="2014-12-07T22:50:00Z"/>
          <w:rPrChange w:id="917" w:author="Speedziarz" w:date="2014-12-07T22:55:00Z">
            <w:rPr>
              <w:del w:id="918" w:author="Speedziarz" w:date="2014-12-07T22:50:00Z"/>
              <w:rFonts w:cs="Arial"/>
              <w:sz w:val="24"/>
              <w:szCs w:val="24"/>
            </w:rPr>
          </w:rPrChange>
        </w:rPr>
        <w:pPrChange w:id="919" w:author="aich" w:date="2014-12-08T06:13:00Z">
          <w:pPr>
            <w:spacing w:line="360" w:lineRule="auto"/>
          </w:pPr>
        </w:pPrChange>
      </w:pPr>
    </w:p>
    <w:p w14:paraId="11379B87" w14:textId="08EA8D22" w:rsidR="007C7842" w:rsidDel="00107A8E" w:rsidRDefault="007C7842">
      <w:pPr>
        <w:spacing w:line="360" w:lineRule="auto"/>
        <w:jc w:val="both"/>
        <w:rPr>
          <w:del w:id="920" w:author="Speedziarz" w:date="2014-12-07T22:50:00Z"/>
          <w:rFonts w:cs="Arial"/>
          <w:sz w:val="24"/>
          <w:szCs w:val="24"/>
        </w:rPr>
        <w:pPrChange w:id="921" w:author="aich" w:date="2014-12-08T06:13:00Z">
          <w:pPr>
            <w:spacing w:line="360" w:lineRule="auto"/>
          </w:pPr>
        </w:pPrChange>
      </w:pPr>
    </w:p>
    <w:p w14:paraId="3589647B" w14:textId="77777777" w:rsidR="00A66ED2" w:rsidRPr="00A66ED2" w:rsidRDefault="007C7842">
      <w:pPr>
        <w:pStyle w:val="Nagwek1"/>
        <w:jc w:val="both"/>
        <w:pPrChange w:id="922" w:author="aich" w:date="2014-12-08T06:13:00Z">
          <w:pPr>
            <w:numPr>
              <w:numId w:val="19"/>
            </w:numPr>
            <w:spacing w:line="360" w:lineRule="auto"/>
            <w:ind w:left="360" w:hanging="360"/>
          </w:pPr>
        </w:pPrChange>
      </w:pPr>
      <w:r>
        <w:rPr>
          <w:sz w:val="24"/>
          <w:szCs w:val="24"/>
        </w:rPr>
        <w:br w:type="page"/>
      </w:r>
      <w:bookmarkStart w:id="923" w:name="_Toc405759377"/>
      <w:commentRangeStart w:id="924"/>
      <w:r w:rsidR="00A66ED2" w:rsidRPr="00A66ED2">
        <w:lastRenderedPageBreak/>
        <w:t>Raport Końcowy</w:t>
      </w:r>
      <w:commentRangeEnd w:id="924"/>
      <w:r w:rsidR="00F517CA">
        <w:rPr>
          <w:rStyle w:val="Odwoaniedokomentarza"/>
        </w:rPr>
        <w:commentReference w:id="924"/>
      </w:r>
      <w:bookmarkEnd w:id="923"/>
    </w:p>
    <w:p w14:paraId="33F3DACE" w14:textId="77777777" w:rsidR="00A66ED2" w:rsidRDefault="00A66ED2">
      <w:pPr>
        <w:pStyle w:val="Nagwek2"/>
        <w:jc w:val="both"/>
        <w:pPrChange w:id="925" w:author="aich" w:date="2014-12-08T06:13:00Z">
          <w:pPr>
            <w:numPr>
              <w:ilvl w:val="1"/>
              <w:numId w:val="19"/>
            </w:numPr>
            <w:spacing w:line="360" w:lineRule="auto"/>
            <w:ind w:left="792" w:hanging="432"/>
          </w:pPr>
        </w:pPrChange>
      </w:pPr>
      <w:bookmarkStart w:id="926" w:name="_Toc405759378"/>
      <w:r w:rsidRPr="00A66ED2">
        <w:t>Dane dotyczące projektu</w:t>
      </w:r>
      <w:bookmarkEnd w:id="926"/>
    </w:p>
    <w:p w14:paraId="7BD63DB8" w14:textId="77777777" w:rsidR="00A66ED2" w:rsidRDefault="00A66ED2">
      <w:pPr>
        <w:spacing w:line="360" w:lineRule="auto"/>
        <w:jc w:val="both"/>
        <w:rPr>
          <w:rFonts w:cs="Arial"/>
        </w:rPr>
        <w:pPrChange w:id="927" w:author="aich" w:date="2014-12-08T06:13:00Z">
          <w:pPr>
            <w:spacing w:line="360" w:lineRule="auto"/>
          </w:pPr>
        </w:pPrChange>
      </w:pPr>
      <w:r w:rsidRPr="00BB3678">
        <w:rPr>
          <w:rFonts w:cs="Arial"/>
          <w:sz w:val="24"/>
          <w:szCs w:val="24"/>
          <w:u w:val="single"/>
        </w:rPr>
        <w:t>Opiekun projektu:</w:t>
      </w:r>
      <w:r>
        <w:rPr>
          <w:rFonts w:cs="Arial"/>
        </w:rPr>
        <w:t xml:space="preserve"> mgr inż. Tomasz Gawron</w:t>
      </w:r>
    </w:p>
    <w:p w14:paraId="7EDF906C" w14:textId="77777777" w:rsidR="00A66ED2" w:rsidRDefault="00A66ED2">
      <w:pPr>
        <w:spacing w:line="360" w:lineRule="auto"/>
        <w:jc w:val="both"/>
        <w:rPr>
          <w:rFonts w:cs="Arial"/>
        </w:rPr>
        <w:pPrChange w:id="928" w:author="aich" w:date="2014-12-08T06:13:00Z">
          <w:pPr>
            <w:spacing w:line="360" w:lineRule="auto"/>
          </w:pPr>
        </w:pPrChange>
      </w:pPr>
      <w:r w:rsidRPr="00BB3678">
        <w:rPr>
          <w:rFonts w:cs="Arial"/>
          <w:sz w:val="24"/>
          <w:szCs w:val="24"/>
          <w:u w:val="single"/>
        </w:rPr>
        <w:t>Klient projektu:</w:t>
      </w:r>
      <w:r>
        <w:rPr>
          <w:rFonts w:cs="Arial"/>
        </w:rPr>
        <w:t xml:space="preserve"> mgr inż. Tomasz Gawron</w:t>
      </w:r>
    </w:p>
    <w:p w14:paraId="75D0798C" w14:textId="77777777" w:rsidR="00A66ED2" w:rsidRPr="00BB3678" w:rsidRDefault="00A66ED2">
      <w:pPr>
        <w:spacing w:line="360" w:lineRule="auto"/>
        <w:jc w:val="both"/>
        <w:rPr>
          <w:rFonts w:cs="Arial"/>
          <w:sz w:val="24"/>
          <w:szCs w:val="24"/>
          <w:u w:val="single"/>
        </w:rPr>
        <w:pPrChange w:id="929" w:author="aich" w:date="2014-12-08T06:13:00Z">
          <w:pPr>
            <w:spacing w:line="360" w:lineRule="auto"/>
          </w:pPr>
        </w:pPrChange>
      </w:pPr>
      <w:r w:rsidRPr="00BB3678">
        <w:rPr>
          <w:rFonts w:cs="Arial"/>
          <w:sz w:val="24"/>
          <w:szCs w:val="24"/>
          <w:u w:val="single"/>
        </w:rPr>
        <w:t>Uczestnicy projektu:</w:t>
      </w:r>
    </w:p>
    <w:p w14:paraId="5355C195" w14:textId="77777777" w:rsidR="00A66ED2" w:rsidRDefault="00A66ED2">
      <w:pPr>
        <w:numPr>
          <w:ilvl w:val="0"/>
          <w:numId w:val="20"/>
        </w:numPr>
        <w:spacing w:line="360" w:lineRule="auto"/>
        <w:jc w:val="both"/>
        <w:rPr>
          <w:rFonts w:cs="Arial"/>
        </w:rPr>
        <w:pPrChange w:id="930" w:author="aich" w:date="2014-12-08T06:13:00Z">
          <w:pPr>
            <w:numPr>
              <w:numId w:val="20"/>
            </w:numPr>
            <w:spacing w:line="360" w:lineRule="auto"/>
            <w:ind w:left="1080" w:hanging="360"/>
          </w:pPr>
        </w:pPrChange>
      </w:pPr>
      <w:r>
        <w:rPr>
          <w:rFonts w:cs="Arial"/>
        </w:rPr>
        <w:t xml:space="preserve">Paweł Troka, Katedra </w:t>
      </w:r>
      <w:r w:rsidR="00BB3678">
        <w:rPr>
          <w:rFonts w:cs="Arial"/>
        </w:rPr>
        <w:t>Algorytmów i Modelowania Systemów</w:t>
      </w:r>
    </w:p>
    <w:p w14:paraId="794609A7" w14:textId="77777777" w:rsidR="00BB3678" w:rsidRDefault="00BB3678">
      <w:pPr>
        <w:numPr>
          <w:ilvl w:val="0"/>
          <w:numId w:val="20"/>
        </w:numPr>
        <w:spacing w:line="360" w:lineRule="auto"/>
        <w:jc w:val="both"/>
        <w:rPr>
          <w:rFonts w:cs="Arial"/>
        </w:rPr>
        <w:pPrChange w:id="931" w:author="aich" w:date="2014-12-08T06:13:00Z">
          <w:pPr>
            <w:numPr>
              <w:numId w:val="20"/>
            </w:numPr>
            <w:spacing w:line="360" w:lineRule="auto"/>
            <w:ind w:left="1080" w:hanging="360"/>
          </w:pPr>
        </w:pPrChange>
      </w:pPr>
      <w:r>
        <w:rPr>
          <w:rFonts w:cs="Arial"/>
        </w:rPr>
        <w:t>Łukasz Adrych, Katedra Inteligentnych Systemów Interaktywnych</w:t>
      </w:r>
    </w:p>
    <w:p w14:paraId="244394E6" w14:textId="77777777" w:rsidR="00BB3678" w:rsidRPr="00BB3678" w:rsidRDefault="00BB3678">
      <w:pPr>
        <w:spacing w:line="360" w:lineRule="auto"/>
        <w:jc w:val="both"/>
        <w:rPr>
          <w:rFonts w:cs="Arial"/>
          <w:sz w:val="24"/>
          <w:szCs w:val="24"/>
          <w:u w:val="single"/>
        </w:rPr>
        <w:pPrChange w:id="932" w:author="aich" w:date="2014-12-08T06:13:00Z">
          <w:pPr>
            <w:spacing w:line="360" w:lineRule="auto"/>
          </w:pPr>
        </w:pPrChange>
      </w:pPr>
      <w:r w:rsidRPr="00BB3678">
        <w:rPr>
          <w:rFonts w:cs="Arial"/>
          <w:sz w:val="24"/>
          <w:szCs w:val="24"/>
          <w:u w:val="single"/>
        </w:rPr>
        <w:t>Temat projektu:</w:t>
      </w:r>
    </w:p>
    <w:p w14:paraId="0C62CAFC" w14:textId="77777777" w:rsidR="00BB3678" w:rsidRDefault="00BB3678">
      <w:pPr>
        <w:numPr>
          <w:ilvl w:val="0"/>
          <w:numId w:val="21"/>
        </w:numPr>
        <w:spacing w:line="360" w:lineRule="auto"/>
        <w:jc w:val="both"/>
        <w:rPr>
          <w:rFonts w:cs="Arial"/>
        </w:rPr>
        <w:pPrChange w:id="933" w:author="aich" w:date="2014-12-08T06:13:00Z">
          <w:pPr>
            <w:numPr>
              <w:numId w:val="21"/>
            </w:numPr>
            <w:spacing w:line="360" w:lineRule="auto"/>
            <w:ind w:left="1425" w:hanging="360"/>
          </w:pPr>
        </w:pPrChange>
      </w:pPr>
      <w:r>
        <w:rPr>
          <w:rFonts w:cs="Arial"/>
        </w:rPr>
        <w:t>System wspierający generowanie tras w firmie logistycznej</w:t>
      </w:r>
    </w:p>
    <w:p w14:paraId="0D7E82B5" w14:textId="77777777" w:rsidR="00AE6D9F" w:rsidRPr="00A66ED2" w:rsidRDefault="00AE6D9F">
      <w:pPr>
        <w:spacing w:line="360" w:lineRule="auto"/>
        <w:jc w:val="both"/>
        <w:rPr>
          <w:rFonts w:cs="Arial"/>
        </w:rPr>
        <w:pPrChange w:id="934" w:author="aich" w:date="2014-12-08T06:13:00Z">
          <w:pPr>
            <w:spacing w:line="360" w:lineRule="auto"/>
          </w:pPr>
        </w:pPrChange>
      </w:pPr>
    </w:p>
    <w:p w14:paraId="3A26C8A0" w14:textId="77777777" w:rsidR="00A66ED2" w:rsidRDefault="00A66ED2">
      <w:pPr>
        <w:pStyle w:val="Nagwek2"/>
        <w:jc w:val="both"/>
        <w:pPrChange w:id="935" w:author="aich" w:date="2014-12-08T06:13:00Z">
          <w:pPr>
            <w:numPr>
              <w:ilvl w:val="1"/>
              <w:numId w:val="19"/>
            </w:numPr>
            <w:spacing w:line="360" w:lineRule="auto"/>
            <w:ind w:left="792" w:hanging="432"/>
          </w:pPr>
        </w:pPrChange>
      </w:pPr>
      <w:bookmarkStart w:id="936" w:name="_Toc405759379"/>
      <w:r w:rsidRPr="00A66ED2">
        <w:t>Kontekst projektu</w:t>
      </w:r>
      <w:bookmarkEnd w:id="936"/>
    </w:p>
    <w:p w14:paraId="35489A62" w14:textId="77777777" w:rsidR="00BB3678" w:rsidRPr="00AE6D9F" w:rsidRDefault="00BB3678">
      <w:pPr>
        <w:numPr>
          <w:ilvl w:val="0"/>
          <w:numId w:val="21"/>
        </w:numPr>
        <w:spacing w:line="360" w:lineRule="auto"/>
        <w:jc w:val="both"/>
        <w:rPr>
          <w:rFonts w:cs="Arial"/>
          <w:sz w:val="24"/>
          <w:szCs w:val="24"/>
          <w:u w:val="single"/>
        </w:rPr>
        <w:pPrChange w:id="937" w:author="aich" w:date="2014-12-08T06:13:00Z">
          <w:pPr>
            <w:numPr>
              <w:numId w:val="21"/>
            </w:numPr>
            <w:spacing w:line="360" w:lineRule="auto"/>
            <w:ind w:left="1425" w:hanging="360"/>
          </w:pPr>
        </w:pPrChange>
      </w:pPr>
      <w:r w:rsidRPr="00AE6D9F">
        <w:rPr>
          <w:rFonts w:cs="Arial"/>
          <w:sz w:val="24"/>
          <w:szCs w:val="24"/>
          <w:u w:val="single"/>
        </w:rPr>
        <w:t>Charakterystyka projektu</w:t>
      </w:r>
    </w:p>
    <w:p w14:paraId="2DCFC84F" w14:textId="7ABF8CEC" w:rsidR="00BB3678" w:rsidRDefault="00BB3678">
      <w:pPr>
        <w:spacing w:line="360" w:lineRule="auto"/>
        <w:ind w:firstLine="708"/>
        <w:jc w:val="both"/>
        <w:rPr>
          <w:rFonts w:cs="Arial"/>
        </w:rPr>
        <w:pPrChange w:id="938" w:author="aich" w:date="2014-12-08T06:13:00Z">
          <w:pPr>
            <w:spacing w:line="360" w:lineRule="auto"/>
            <w:ind w:firstLine="708"/>
          </w:pPr>
        </w:pPrChange>
      </w:pPr>
      <w:r>
        <w:rPr>
          <w:rFonts w:cs="Arial"/>
        </w:rPr>
        <w:t xml:space="preserve">Aplikacja realizowana w ramach projektu miała być </w:t>
      </w:r>
      <w:ins w:id="939" w:author="Speedziarz" w:date="2014-12-08T03:16:00Z">
        <w:r w:rsidR="007920A5">
          <w:rPr>
            <w:rFonts w:cs="Arial"/>
          </w:rPr>
          <w:t>aplikacją webową</w:t>
        </w:r>
      </w:ins>
      <w:del w:id="940" w:author="Speedziarz" w:date="2014-12-08T03:16:00Z">
        <w:r w:rsidDel="007920A5">
          <w:rPr>
            <w:rFonts w:cs="Arial"/>
          </w:rPr>
          <w:delText>stroną internetową</w:delText>
        </w:r>
      </w:del>
      <w:r>
        <w:rPr>
          <w:rFonts w:cs="Arial"/>
        </w:rPr>
        <w:t xml:space="preserve">, </w:t>
      </w:r>
      <w:r w:rsidR="00EA217A">
        <w:rPr>
          <w:rFonts w:cs="Arial"/>
        </w:rPr>
        <w:t>która na późniejszym etapie wytwarzania mogła stać się systemem dla małej firmy logistycznej. Technologia oraz rozwiązanie problemów zostało pozostawione do wyboru zespołu wytwarzającego oprogramowanie. Została zasugerowana metodyka zwinna, która towarzyszy wytwarzaniu wszystkim projektom inżynierskim na Katedrze Inżynierii Oprogramowania.</w:t>
      </w:r>
    </w:p>
    <w:p w14:paraId="2E21119B" w14:textId="77777777" w:rsidR="00BB3678" w:rsidRPr="00AE6D9F" w:rsidRDefault="00BB3678">
      <w:pPr>
        <w:numPr>
          <w:ilvl w:val="0"/>
          <w:numId w:val="21"/>
        </w:numPr>
        <w:spacing w:line="360" w:lineRule="auto"/>
        <w:jc w:val="both"/>
        <w:rPr>
          <w:rFonts w:cs="Arial"/>
          <w:sz w:val="24"/>
          <w:szCs w:val="24"/>
          <w:u w:val="single"/>
        </w:rPr>
        <w:pPrChange w:id="941" w:author="aich" w:date="2014-12-08T06:13:00Z">
          <w:pPr>
            <w:numPr>
              <w:numId w:val="21"/>
            </w:numPr>
            <w:spacing w:line="360" w:lineRule="auto"/>
            <w:ind w:left="1425" w:hanging="360"/>
          </w:pPr>
        </w:pPrChange>
      </w:pPr>
      <w:r w:rsidRPr="00AE6D9F">
        <w:rPr>
          <w:rFonts w:cs="Arial"/>
          <w:sz w:val="24"/>
          <w:szCs w:val="24"/>
          <w:u w:val="single"/>
        </w:rPr>
        <w:t>Cele projektu</w:t>
      </w:r>
    </w:p>
    <w:p w14:paraId="0F8D534C" w14:textId="77777777" w:rsidR="00EA217A" w:rsidRDefault="00EA217A">
      <w:pPr>
        <w:spacing w:line="360" w:lineRule="auto"/>
        <w:jc w:val="both"/>
        <w:rPr>
          <w:rFonts w:cs="Arial"/>
        </w:rPr>
        <w:pPrChange w:id="942" w:author="aich" w:date="2014-12-08T06:13:00Z">
          <w:pPr>
            <w:spacing w:line="360" w:lineRule="auto"/>
          </w:pPr>
        </w:pPrChange>
      </w:pPr>
      <w:r>
        <w:rPr>
          <w:rFonts w:cs="Arial"/>
        </w:rPr>
        <w:t xml:space="preserve">Celem projektu było wytworzenie działającej aplikacji do generowania optymalnych tras przejazdu według wybranych kryteriów, oraz wizualizacji wyników w dowolnym systemie map online. </w:t>
      </w:r>
      <w:r w:rsidR="00D17EE9">
        <w:rPr>
          <w:rFonts w:cs="Arial"/>
        </w:rPr>
        <w:t>W celu osiągnięcia wyznaczonego celu zostały zrealizowane poniższe zadania:</w:t>
      </w:r>
    </w:p>
    <w:p w14:paraId="61DBB060" w14:textId="77777777" w:rsidR="00D17EE9" w:rsidRDefault="00D17EE9">
      <w:pPr>
        <w:numPr>
          <w:ilvl w:val="0"/>
          <w:numId w:val="22"/>
        </w:numPr>
        <w:spacing w:line="360" w:lineRule="auto"/>
        <w:jc w:val="both"/>
        <w:rPr>
          <w:rFonts w:cs="Arial"/>
        </w:rPr>
        <w:pPrChange w:id="943" w:author="aich" w:date="2014-12-08T06:13:00Z">
          <w:pPr>
            <w:numPr>
              <w:numId w:val="22"/>
            </w:numPr>
            <w:spacing w:line="360" w:lineRule="auto"/>
            <w:ind w:left="720" w:hanging="360"/>
          </w:pPr>
        </w:pPrChange>
      </w:pPr>
      <w:r>
        <w:rPr>
          <w:rFonts w:cs="Arial"/>
        </w:rPr>
        <w:t>Zapoznanie się z istniejącymi systemami do rozwiązywania problemu optymalizacji trasy przejazdu dostępnymi w Internecie (zarówno komercyjne jak i darmowe).</w:t>
      </w:r>
    </w:p>
    <w:p w14:paraId="09282327" w14:textId="77777777" w:rsidR="00D17EE9" w:rsidRDefault="22B7A049">
      <w:pPr>
        <w:numPr>
          <w:ilvl w:val="0"/>
          <w:numId w:val="22"/>
        </w:numPr>
        <w:spacing w:line="360" w:lineRule="auto"/>
        <w:jc w:val="both"/>
        <w:rPr>
          <w:rFonts w:cs="Arial"/>
        </w:rPr>
        <w:pPrChange w:id="944" w:author="aich" w:date="2014-12-08T06:13:00Z">
          <w:pPr>
            <w:numPr>
              <w:numId w:val="22"/>
            </w:numPr>
            <w:spacing w:line="360" w:lineRule="auto"/>
            <w:ind w:left="720" w:hanging="360"/>
          </w:pPr>
        </w:pPrChange>
      </w:pPr>
      <w:r w:rsidRPr="22B7A049">
        <w:rPr>
          <w:rFonts w:eastAsia="Arial" w:cs="Arial"/>
        </w:rPr>
        <w:t>Zapoznanie się z API map online za pomocą których można rozwiązać zadany problem.</w:t>
      </w:r>
    </w:p>
    <w:p w14:paraId="65C44F53" w14:textId="77777777" w:rsidR="00D17EE9" w:rsidRDefault="00D17EE9">
      <w:pPr>
        <w:numPr>
          <w:ilvl w:val="0"/>
          <w:numId w:val="22"/>
        </w:numPr>
        <w:spacing w:line="360" w:lineRule="auto"/>
        <w:jc w:val="both"/>
        <w:rPr>
          <w:rFonts w:cs="Arial"/>
        </w:rPr>
        <w:pPrChange w:id="945" w:author="aich" w:date="2014-12-08T06:13:00Z">
          <w:pPr>
            <w:numPr>
              <w:numId w:val="22"/>
            </w:numPr>
            <w:spacing w:line="360" w:lineRule="auto"/>
            <w:ind w:left="720" w:hanging="360"/>
          </w:pPr>
        </w:pPrChange>
      </w:pPr>
      <w:r>
        <w:rPr>
          <w:rFonts w:cs="Arial"/>
        </w:rPr>
        <w:t xml:space="preserve">Przyrostowe wytwarzanie oprogramowanie, wzbogacane nowymi funkcjonalnościami. </w:t>
      </w:r>
    </w:p>
    <w:p w14:paraId="541763E0" w14:textId="77777777" w:rsidR="00BB3678" w:rsidRPr="00AE6D9F" w:rsidRDefault="00BB3678">
      <w:pPr>
        <w:numPr>
          <w:ilvl w:val="0"/>
          <w:numId w:val="21"/>
        </w:numPr>
        <w:spacing w:line="360" w:lineRule="auto"/>
        <w:jc w:val="both"/>
        <w:rPr>
          <w:rFonts w:cs="Arial"/>
          <w:sz w:val="24"/>
          <w:szCs w:val="24"/>
          <w:u w:val="single"/>
        </w:rPr>
        <w:pPrChange w:id="946" w:author="aich" w:date="2014-12-08T06:13:00Z">
          <w:pPr>
            <w:numPr>
              <w:numId w:val="21"/>
            </w:numPr>
            <w:spacing w:line="360" w:lineRule="auto"/>
            <w:ind w:left="1425" w:hanging="360"/>
          </w:pPr>
        </w:pPrChange>
      </w:pPr>
      <w:r w:rsidRPr="00AE6D9F">
        <w:rPr>
          <w:rFonts w:cs="Arial"/>
          <w:sz w:val="24"/>
          <w:szCs w:val="24"/>
          <w:u w:val="single"/>
        </w:rPr>
        <w:t>Potencjalny klient</w:t>
      </w:r>
    </w:p>
    <w:p w14:paraId="4514B423" w14:textId="77777777" w:rsidR="00D17EE9" w:rsidRDefault="00D17EE9">
      <w:pPr>
        <w:spacing w:line="360" w:lineRule="auto"/>
        <w:ind w:firstLine="360"/>
        <w:jc w:val="both"/>
        <w:rPr>
          <w:rFonts w:cs="Arial"/>
        </w:rPr>
        <w:pPrChange w:id="947" w:author="aich" w:date="2014-12-08T06:13:00Z">
          <w:pPr>
            <w:spacing w:line="360" w:lineRule="auto"/>
            <w:ind w:firstLine="360"/>
          </w:pPr>
        </w:pPrChange>
      </w:pPr>
      <w:r>
        <w:rPr>
          <w:rFonts w:cs="Arial"/>
        </w:rPr>
        <w:t>Głównym klientem naszej aplikacji na etapie wytwarzania był mgr inż. Tomasz Gawron – opiekun projektu. W początkowym stadium planowania projektu planowaliśmy również współpracę z zewnętrzną firmą, ale ze względu na poufność niektórych danych, nie udało się ostatecznie sfinalizować p</w:t>
      </w:r>
      <w:r w:rsidR="00E65161">
        <w:rPr>
          <w:rFonts w:cs="Arial"/>
        </w:rPr>
        <w:t>otrzebnych wymagań od tej firmy, potrzebnych do wytworzenie systemu. Ostateczny format niektórych danych wyjściowych nie został skonsultowany z potencjalnym odbiorcą, i został określony przez zespół developerski.</w:t>
      </w:r>
    </w:p>
    <w:p w14:paraId="78121617" w14:textId="77777777" w:rsidR="00E65161" w:rsidRPr="00AE6D9F" w:rsidRDefault="00E65161">
      <w:pPr>
        <w:numPr>
          <w:ilvl w:val="0"/>
          <w:numId w:val="21"/>
        </w:numPr>
        <w:spacing w:line="360" w:lineRule="auto"/>
        <w:jc w:val="both"/>
        <w:rPr>
          <w:rFonts w:cs="Arial"/>
          <w:sz w:val="24"/>
          <w:szCs w:val="24"/>
          <w:u w:val="single"/>
        </w:rPr>
        <w:pPrChange w:id="948" w:author="aich" w:date="2014-12-08T06:13:00Z">
          <w:pPr>
            <w:numPr>
              <w:numId w:val="21"/>
            </w:numPr>
            <w:spacing w:line="360" w:lineRule="auto"/>
            <w:ind w:left="1425" w:hanging="360"/>
          </w:pPr>
        </w:pPrChange>
      </w:pPr>
      <w:r w:rsidRPr="00AE6D9F">
        <w:rPr>
          <w:rFonts w:cs="Arial"/>
          <w:sz w:val="24"/>
          <w:szCs w:val="24"/>
          <w:u w:val="single"/>
        </w:rPr>
        <w:t>Przykład potencjalnego klienta</w:t>
      </w:r>
    </w:p>
    <w:p w14:paraId="3F3AF17C" w14:textId="28C2F7E8" w:rsidR="00E65161" w:rsidRPr="00E65161" w:rsidRDefault="00E65161">
      <w:pPr>
        <w:spacing w:line="360" w:lineRule="auto"/>
        <w:ind w:firstLine="360"/>
        <w:jc w:val="both"/>
        <w:rPr>
          <w:rFonts w:cs="Arial"/>
        </w:rPr>
        <w:pPrChange w:id="949" w:author="aich" w:date="2014-12-08T06:13:00Z">
          <w:pPr>
            <w:spacing w:line="360" w:lineRule="auto"/>
            <w:ind w:firstLine="360"/>
          </w:pPr>
        </w:pPrChange>
      </w:pPr>
      <w:r>
        <w:rPr>
          <w:rFonts w:cs="Arial"/>
        </w:rPr>
        <w:t>SPU jest niewielką firmą logistyczną</w:t>
      </w:r>
      <w:ins w:id="950" w:author="Speedziarz" w:date="2014-12-08T03:17:00Z">
        <w:r w:rsidR="003A0B94">
          <w:rPr>
            <w:rFonts w:cs="Arial"/>
          </w:rPr>
          <w:t xml:space="preserve">, </w:t>
        </w:r>
      </w:ins>
      <w:del w:id="951" w:author="Speedziarz" w:date="2014-12-08T03:17:00Z">
        <w:r w:rsidDel="003A0B94">
          <w:rPr>
            <w:rFonts w:cs="Arial"/>
          </w:rPr>
          <w:delText xml:space="preserve"> </w:delText>
        </w:r>
      </w:del>
      <w:r>
        <w:rPr>
          <w:rFonts w:cs="Arial"/>
        </w:rPr>
        <w:t xml:space="preserve">która zatrudnia ok. 50 osób i funkcjonuje na terenie Trójmiasta. SPU specjalizuje się w transporcie materiałów budowlanych i działa na rynku już od </w:t>
      </w:r>
      <w:r>
        <w:rPr>
          <w:rFonts w:cs="Arial"/>
        </w:rPr>
        <w:lastRenderedPageBreak/>
        <w:t>10 lat. Firma otrzymuje zlecenia na transport materiałów budowlanych składowanych w magazynie do odbiorców końcowych. SPU posiada własny magazyn o powierzchni 10 tys m</w:t>
      </w:r>
      <w:r>
        <w:rPr>
          <w:rFonts w:cs="Arial"/>
          <w:vertAlign w:val="superscript"/>
        </w:rPr>
        <w:t>2</w:t>
      </w:r>
      <w:r>
        <w:rPr>
          <w:rFonts w:cs="Arial"/>
        </w:rPr>
        <w:t xml:space="preserve">, zlokalizowany poza miastem. Przez magazyn przechodzą wszystkie przesyłki obsługiwane przez SPU. W tej samej lokalizacji znajduje się również biuro firmy. Część kierowców jest </w:t>
      </w:r>
      <w:r w:rsidR="00F053D2">
        <w:rPr>
          <w:rFonts w:cs="Arial"/>
        </w:rPr>
        <w:t>zatrudniona bezpośrednio przez firmę, ale SPU dodatkowo współpracuje z kierowcami zewnętrznymi. Firma obecnie rozwija się i potrzebuje systemu wspomagającego generowanie tras dziennych dla kierowców. Obecna metoda planowania przejazdów jest nieefektywna</w:t>
      </w:r>
      <w:del w:id="952" w:author="Tomasz Gawron" w:date="2014-12-07T21:28:00Z">
        <w:r w:rsidR="00F053D2" w:rsidDel="00F517CA">
          <w:rPr>
            <w:rFonts w:cs="Arial"/>
          </w:rPr>
          <w:delText xml:space="preserve"> </w:delText>
        </w:r>
      </w:del>
      <w:r w:rsidR="00F053D2">
        <w:rPr>
          <w:rFonts w:cs="Arial"/>
        </w:rPr>
        <w:t>, naraża firmę na ponoszenie dodatkowych, niepotrzebnych kosztów, jak również powoduje problemy z organizacją zadań.</w:t>
      </w:r>
    </w:p>
    <w:p w14:paraId="2DDFD434" w14:textId="77777777" w:rsidR="00E65161" w:rsidRDefault="00E65161">
      <w:pPr>
        <w:spacing w:line="360" w:lineRule="auto"/>
        <w:jc w:val="both"/>
        <w:rPr>
          <w:ins w:id="953" w:author="Speedziarz" w:date="2014-12-08T03:00:00Z"/>
          <w:rFonts w:cs="Arial"/>
        </w:rPr>
        <w:pPrChange w:id="954" w:author="aich" w:date="2014-12-08T06:13:00Z">
          <w:pPr>
            <w:spacing w:line="360" w:lineRule="auto"/>
          </w:pPr>
        </w:pPrChange>
      </w:pPr>
    </w:p>
    <w:p w14:paraId="5DF60DB1" w14:textId="09D1FA68" w:rsidR="00884849" w:rsidRDefault="00884849">
      <w:pPr>
        <w:pStyle w:val="Nagwek2"/>
        <w:jc w:val="both"/>
        <w:rPr>
          <w:ins w:id="955" w:author="Speedziarz" w:date="2014-12-08T03:00:00Z"/>
        </w:rPr>
        <w:pPrChange w:id="956" w:author="aich" w:date="2014-12-08T06:13:00Z">
          <w:pPr>
            <w:spacing w:line="360" w:lineRule="auto"/>
          </w:pPr>
        </w:pPrChange>
      </w:pPr>
      <w:ins w:id="957" w:author="Speedziarz" w:date="2014-12-08T03:00:00Z">
        <w:r>
          <w:t>Podział pracy</w:t>
        </w:r>
      </w:ins>
    </w:p>
    <w:p w14:paraId="62664E2D" w14:textId="5672D00E" w:rsidR="00884849" w:rsidRDefault="00884849">
      <w:pPr>
        <w:spacing w:line="360" w:lineRule="auto"/>
        <w:ind w:firstLine="360"/>
        <w:jc w:val="both"/>
        <w:rPr>
          <w:ins w:id="958" w:author="Speedziarz" w:date="2014-12-08T03:05:00Z"/>
        </w:rPr>
        <w:pPrChange w:id="959" w:author="aich" w:date="2014-12-08T06:13:00Z">
          <w:pPr>
            <w:spacing w:line="360" w:lineRule="auto"/>
          </w:pPr>
        </w:pPrChange>
      </w:pPr>
      <w:ins w:id="960" w:author="Speedziarz" w:date="2014-12-08T03:01:00Z">
        <w:r>
          <w:t>Początkowy podział pracy był bardzo prosty i wynikał bezpośrednio z założonej technologii. Jako, że model progr</w:t>
        </w:r>
      </w:ins>
      <w:ins w:id="961" w:author="Speedziarz" w:date="2014-12-08T03:03:00Z">
        <w:r>
          <w:t>a</w:t>
        </w:r>
      </w:ins>
      <w:ins w:id="962" w:author="Speedziarz" w:date="2014-12-08T03:01:00Z">
        <w:r>
          <w:t xml:space="preserve">mowania MVC składa się z trzech składowych oraz członków zespołu było trzech postanowiono każdemu członkowi zespołu przydzielić zależnie od umiejętności </w:t>
        </w:r>
      </w:ins>
      <w:ins w:id="963" w:author="Speedziarz" w:date="2014-12-08T03:03:00Z">
        <w:r>
          <w:t>jedną część ze wzorca MVC.</w:t>
        </w:r>
      </w:ins>
    </w:p>
    <w:p w14:paraId="12646807" w14:textId="77777777" w:rsidR="00884849" w:rsidRDefault="00884849">
      <w:pPr>
        <w:spacing w:line="360" w:lineRule="auto"/>
        <w:jc w:val="both"/>
        <w:rPr>
          <w:ins w:id="964" w:author="Speedziarz" w:date="2014-12-08T03:03:00Z"/>
        </w:rPr>
        <w:pPrChange w:id="965" w:author="aich" w:date="2014-12-08T06:13:00Z">
          <w:pPr>
            <w:spacing w:line="360" w:lineRule="auto"/>
          </w:pPr>
        </w:pPrChange>
      </w:pPr>
    </w:p>
    <w:p w14:paraId="013E84A1" w14:textId="231F7BFB" w:rsidR="00884849" w:rsidRDefault="00884849">
      <w:pPr>
        <w:pStyle w:val="Akapitzlist"/>
        <w:numPr>
          <w:ilvl w:val="0"/>
          <w:numId w:val="40"/>
        </w:numPr>
        <w:spacing w:line="360" w:lineRule="auto"/>
        <w:jc w:val="both"/>
        <w:rPr>
          <w:ins w:id="966" w:author="Speedziarz" w:date="2014-12-08T03:04:00Z"/>
        </w:rPr>
        <w:pPrChange w:id="967" w:author="aich" w:date="2014-12-08T06:13:00Z">
          <w:pPr>
            <w:spacing w:line="360" w:lineRule="auto"/>
          </w:pPr>
        </w:pPrChange>
      </w:pPr>
      <w:ins w:id="968" w:author="Speedziarz" w:date="2014-12-08T03:03:00Z">
        <w:r>
          <w:t>Model: Łukasz Adrych</w:t>
        </w:r>
      </w:ins>
    </w:p>
    <w:p w14:paraId="407C0515" w14:textId="70DBDA35" w:rsidR="00884849" w:rsidRDefault="00884849">
      <w:pPr>
        <w:pStyle w:val="Akapitzlist"/>
        <w:numPr>
          <w:ilvl w:val="0"/>
          <w:numId w:val="40"/>
        </w:numPr>
        <w:spacing w:line="360" w:lineRule="auto"/>
        <w:jc w:val="both"/>
        <w:rPr>
          <w:ins w:id="969" w:author="Speedziarz" w:date="2014-12-08T03:03:00Z"/>
        </w:rPr>
        <w:pPrChange w:id="970" w:author="aich" w:date="2014-12-08T06:13:00Z">
          <w:pPr>
            <w:spacing w:line="360" w:lineRule="auto"/>
          </w:pPr>
        </w:pPrChange>
      </w:pPr>
      <w:ins w:id="971" w:author="Speedziarz" w:date="2014-12-08T03:04:00Z">
        <w:r>
          <w:t>View: Daniel Milewski</w:t>
        </w:r>
      </w:ins>
    </w:p>
    <w:p w14:paraId="426B22B6" w14:textId="1C9D98E2" w:rsidR="00884849" w:rsidRDefault="00884849">
      <w:pPr>
        <w:pStyle w:val="Akapitzlist"/>
        <w:numPr>
          <w:ilvl w:val="0"/>
          <w:numId w:val="40"/>
        </w:numPr>
        <w:spacing w:line="360" w:lineRule="auto"/>
        <w:jc w:val="both"/>
        <w:rPr>
          <w:ins w:id="972" w:author="Speedziarz" w:date="2014-12-08T03:04:00Z"/>
        </w:rPr>
        <w:pPrChange w:id="973" w:author="aich" w:date="2014-12-08T06:13:00Z">
          <w:pPr>
            <w:spacing w:line="360" w:lineRule="auto"/>
          </w:pPr>
        </w:pPrChange>
      </w:pPr>
      <w:ins w:id="974" w:author="Speedziarz" w:date="2014-12-08T03:04:00Z">
        <w:r>
          <w:t>Controller: Paweł Troka</w:t>
        </w:r>
      </w:ins>
    </w:p>
    <w:p w14:paraId="30F799A1" w14:textId="77777777" w:rsidR="00884849" w:rsidRDefault="00884849">
      <w:pPr>
        <w:spacing w:line="360" w:lineRule="auto"/>
        <w:jc w:val="both"/>
        <w:rPr>
          <w:ins w:id="975" w:author="Speedziarz" w:date="2014-12-08T03:05:00Z"/>
        </w:rPr>
        <w:pPrChange w:id="976" w:author="aich" w:date="2014-12-08T06:13:00Z">
          <w:pPr>
            <w:spacing w:line="360" w:lineRule="auto"/>
          </w:pPr>
        </w:pPrChange>
      </w:pPr>
    </w:p>
    <w:p w14:paraId="3D4F0C74" w14:textId="1FABE8A5" w:rsidR="00884849" w:rsidRDefault="00884849">
      <w:pPr>
        <w:spacing w:line="360" w:lineRule="auto"/>
        <w:ind w:firstLine="360"/>
        <w:jc w:val="both"/>
        <w:rPr>
          <w:ins w:id="977" w:author="Speedziarz" w:date="2014-12-08T03:08:00Z"/>
        </w:rPr>
        <w:pPrChange w:id="978" w:author="aich" w:date="2014-12-08T06:13:00Z">
          <w:pPr>
            <w:spacing w:line="360" w:lineRule="auto"/>
          </w:pPr>
        </w:pPrChange>
      </w:pPr>
      <w:ins w:id="979" w:author="Speedziarz" w:date="2014-12-08T03:04:00Z">
        <w:r>
          <w:t>Jednak po odejściu Daniela Milewskiego z zespołu oraz z powodu niewielkich postępów wymagane były zmiany w podziale pracy</w:t>
        </w:r>
      </w:ins>
      <w:ins w:id="980" w:author="Speedziarz" w:date="2014-12-08T03:05:00Z">
        <w:r w:rsidR="003A0B94">
          <w:t>. Zespół</w:t>
        </w:r>
      </w:ins>
      <w:ins w:id="981" w:author="Speedziarz" w:date="2014-12-08T03:19:00Z">
        <w:r w:rsidR="003A0B94">
          <w:t xml:space="preserve">, </w:t>
        </w:r>
      </w:ins>
      <w:ins w:id="982" w:author="Speedziarz" w:date="2014-12-08T03:05:00Z">
        <w:r>
          <w:t>z powodu bardzo niewielkich zasobów czas</w:t>
        </w:r>
      </w:ins>
      <w:ins w:id="983" w:author="Speedziarz" w:date="2014-12-08T03:06:00Z">
        <w:r>
          <w:t>owych</w:t>
        </w:r>
      </w:ins>
      <w:ins w:id="984" w:author="Speedziarz" w:date="2014-12-08T03:05:00Z">
        <w:r>
          <w:t xml:space="preserve"> postanowił podzie</w:t>
        </w:r>
        <w:r w:rsidR="003A0B94">
          <w:t>lić się możliwie najefektywniej</w:t>
        </w:r>
      </w:ins>
      <w:ins w:id="985" w:author="Speedziarz" w:date="2014-12-08T03:19:00Z">
        <w:r w:rsidR="003A0B94">
          <w:t xml:space="preserve">, </w:t>
        </w:r>
      </w:ins>
      <w:ins w:id="986" w:author="Speedziarz" w:date="2014-12-08T03:05:00Z">
        <w:r w:rsidR="003A0B94">
          <w:t>w taki sposób</w:t>
        </w:r>
      </w:ins>
      <w:ins w:id="987" w:author="Speedziarz" w:date="2014-12-08T03:19:00Z">
        <w:r w:rsidR="003A0B94">
          <w:t xml:space="preserve">, </w:t>
        </w:r>
      </w:ins>
      <w:ins w:id="988" w:author="Speedziarz" w:date="2014-12-08T03:05:00Z">
        <w:r>
          <w:t>aby członkowie zespołu sobie nie przeszkadzali</w:t>
        </w:r>
      </w:ins>
      <w:ins w:id="989" w:author="Speedziarz" w:date="2014-12-08T03:06:00Z">
        <w:r>
          <w:t xml:space="preserve"> w pracy</w:t>
        </w:r>
      </w:ins>
      <w:ins w:id="990" w:author="Speedziarz" w:date="2014-12-08T03:19:00Z">
        <w:r w:rsidR="003A0B94">
          <w:t xml:space="preserve">, </w:t>
        </w:r>
      </w:ins>
      <w:ins w:id="991" w:author="Speedziarz" w:date="2014-12-08T03:05:00Z">
        <w:r>
          <w:t xml:space="preserve">a </w:t>
        </w:r>
      </w:ins>
      <w:ins w:id="992" w:author="Speedziarz" w:date="2014-12-08T03:07:00Z">
        <w:r>
          <w:t>wręcz praca jednego cz</w:t>
        </w:r>
        <w:r w:rsidR="00406D8A">
          <w:t>łonka wymuszała pracę drugiego.</w:t>
        </w:r>
      </w:ins>
    </w:p>
    <w:p w14:paraId="36E85A51" w14:textId="77777777" w:rsidR="00406D8A" w:rsidRDefault="00406D8A">
      <w:pPr>
        <w:spacing w:line="360" w:lineRule="auto"/>
        <w:jc w:val="both"/>
        <w:rPr>
          <w:ins w:id="993" w:author="Speedziarz" w:date="2014-12-08T03:07:00Z"/>
        </w:rPr>
        <w:pPrChange w:id="994" w:author="aich" w:date="2014-12-08T06:13:00Z">
          <w:pPr>
            <w:spacing w:line="360" w:lineRule="auto"/>
          </w:pPr>
        </w:pPrChange>
      </w:pPr>
    </w:p>
    <w:p w14:paraId="57879651" w14:textId="6512C40F" w:rsidR="00406D8A" w:rsidRDefault="00406D8A">
      <w:pPr>
        <w:pStyle w:val="Akapitzlist"/>
        <w:numPr>
          <w:ilvl w:val="0"/>
          <w:numId w:val="41"/>
        </w:numPr>
        <w:spacing w:line="360" w:lineRule="auto"/>
        <w:jc w:val="both"/>
        <w:rPr>
          <w:ins w:id="995" w:author="Speedziarz" w:date="2014-12-08T03:07:00Z"/>
        </w:rPr>
        <w:pPrChange w:id="996" w:author="aich" w:date="2014-12-08T06:13:00Z">
          <w:pPr>
            <w:spacing w:line="360" w:lineRule="auto"/>
          </w:pPr>
        </w:pPrChange>
      </w:pPr>
      <w:ins w:id="997" w:author="Speedziarz" w:date="2014-12-08T03:07:00Z">
        <w:r>
          <w:t>Dokumentacja: Łukasz Adrych</w:t>
        </w:r>
      </w:ins>
    </w:p>
    <w:p w14:paraId="4E7B23A1" w14:textId="7DA2400F" w:rsidR="00406D8A" w:rsidRDefault="00406D8A">
      <w:pPr>
        <w:pStyle w:val="Akapitzlist"/>
        <w:numPr>
          <w:ilvl w:val="0"/>
          <w:numId w:val="41"/>
        </w:numPr>
        <w:spacing w:line="360" w:lineRule="auto"/>
        <w:jc w:val="both"/>
        <w:rPr>
          <w:ins w:id="998" w:author="Speedziarz" w:date="2014-12-08T03:08:00Z"/>
        </w:rPr>
        <w:pPrChange w:id="999" w:author="aich" w:date="2014-12-08T06:13:00Z">
          <w:pPr>
            <w:spacing w:line="360" w:lineRule="auto"/>
          </w:pPr>
        </w:pPrChange>
      </w:pPr>
      <w:ins w:id="1000" w:author="Speedziarz" w:date="2014-12-08T03:07:00Z">
        <w:r>
          <w:t>Aplikacja: Paweł Troka</w:t>
        </w:r>
      </w:ins>
    </w:p>
    <w:p w14:paraId="585A3E63" w14:textId="77777777" w:rsidR="00406D8A" w:rsidRDefault="00406D8A">
      <w:pPr>
        <w:spacing w:line="360" w:lineRule="auto"/>
        <w:jc w:val="both"/>
        <w:rPr>
          <w:ins w:id="1001" w:author="Speedziarz" w:date="2014-12-08T03:07:00Z"/>
        </w:rPr>
        <w:pPrChange w:id="1002" w:author="aich" w:date="2014-12-08T06:13:00Z">
          <w:pPr>
            <w:spacing w:line="360" w:lineRule="auto"/>
          </w:pPr>
        </w:pPrChange>
      </w:pPr>
    </w:p>
    <w:p w14:paraId="38D92662" w14:textId="5EAF6926" w:rsidR="00406D8A" w:rsidRPr="00884849" w:rsidRDefault="00406D8A">
      <w:pPr>
        <w:spacing w:line="360" w:lineRule="auto"/>
        <w:ind w:firstLine="360"/>
        <w:jc w:val="both"/>
        <w:pPrChange w:id="1003" w:author="aich" w:date="2014-12-08T06:13:00Z">
          <w:pPr>
            <w:spacing w:line="360" w:lineRule="auto"/>
          </w:pPr>
        </w:pPrChange>
      </w:pPr>
      <w:ins w:id="1004" w:author="Speedziarz" w:date="2014-12-08T03:07:00Z">
        <w:r>
          <w:t xml:space="preserve">Taki podział okazał się </w:t>
        </w:r>
      </w:ins>
      <w:ins w:id="1005" w:author="Speedziarz" w:date="2014-12-08T03:08:00Z">
        <w:r>
          <w:t>bardzo</w:t>
        </w:r>
      </w:ins>
      <w:ins w:id="1006" w:author="Speedziarz" w:date="2014-12-08T03:07:00Z">
        <w:r>
          <w:t xml:space="preserve"> efektywny</w:t>
        </w:r>
      </w:ins>
      <w:ins w:id="1007" w:author="Speedziarz" w:date="2014-12-08T03:08:00Z">
        <w:r>
          <w:t>, każdy kolejny „commit” kodu wykonywany przez Pawła Troka w pewnym sensie wymuszał</w:t>
        </w:r>
      </w:ins>
      <w:ins w:id="1008" w:author="Speedziarz" w:date="2014-12-08T03:09:00Z">
        <w:r>
          <w:t xml:space="preserve"> opisanie go w dokumentacji przez Łukasza Adrycha. Tak samo jak pytania</w:t>
        </w:r>
      </w:ins>
      <w:ins w:id="1009" w:author="Speedziarz" w:date="2014-12-08T03:10:00Z">
        <w:r>
          <w:t xml:space="preserve"> Łukasza Adrycha</w:t>
        </w:r>
      </w:ins>
      <w:ins w:id="1010" w:author="Speedziarz" w:date="2014-12-08T03:09:00Z">
        <w:r>
          <w:t xml:space="preserve"> o daną funkcjonalność</w:t>
        </w:r>
      </w:ins>
      <w:ins w:id="1011" w:author="Speedziarz" w:date="2014-12-08T03:10:00Z">
        <w:r>
          <w:t xml:space="preserve"> (którą akurat opisywał)</w:t>
        </w:r>
      </w:ins>
      <w:ins w:id="1012" w:author="Speedziarz" w:date="2014-12-08T03:09:00Z">
        <w:r>
          <w:t xml:space="preserve"> </w:t>
        </w:r>
      </w:ins>
      <w:ins w:id="1013" w:author="Speedziarz" w:date="2014-12-08T03:10:00Z">
        <w:r>
          <w:t>wymuszały często jej dopracowanie przez Pawła Troka i dogłębne przetestowanie przez cały zespół.</w:t>
        </w:r>
      </w:ins>
    </w:p>
    <w:p w14:paraId="60239842" w14:textId="77777777" w:rsidR="00A66ED2" w:rsidRDefault="00A66ED2">
      <w:pPr>
        <w:pStyle w:val="Nagwek2"/>
        <w:jc w:val="both"/>
        <w:pPrChange w:id="1014" w:author="aich" w:date="2014-12-08T06:13:00Z">
          <w:pPr>
            <w:numPr>
              <w:ilvl w:val="1"/>
              <w:numId w:val="19"/>
            </w:numPr>
            <w:spacing w:line="360" w:lineRule="auto"/>
            <w:ind w:left="792" w:hanging="432"/>
          </w:pPr>
        </w:pPrChange>
      </w:pPr>
      <w:bookmarkStart w:id="1015" w:name="_Toc405759380"/>
      <w:r w:rsidRPr="00A66ED2">
        <w:t>Osiągnięte rezultaty</w:t>
      </w:r>
      <w:bookmarkEnd w:id="1015"/>
    </w:p>
    <w:p w14:paraId="3A87DF73" w14:textId="77777777" w:rsidR="00AE6D9F" w:rsidRDefault="007902D8">
      <w:pPr>
        <w:spacing w:line="360" w:lineRule="auto"/>
        <w:ind w:firstLine="360"/>
        <w:jc w:val="both"/>
        <w:rPr>
          <w:rFonts w:cs="Arial"/>
        </w:rPr>
        <w:pPrChange w:id="1016" w:author="aich" w:date="2014-12-08T06:13:00Z">
          <w:pPr>
            <w:spacing w:line="360" w:lineRule="auto"/>
            <w:ind w:firstLine="360"/>
          </w:pPr>
        </w:pPrChange>
      </w:pPr>
      <w:r>
        <w:rPr>
          <w:rFonts w:cs="Arial"/>
        </w:rPr>
        <w:t>W ramach projektu dyplomowego inżynierskiego została wytworzona aplikacja internetowa umożliwiająca generow</w:t>
      </w:r>
      <w:r w:rsidR="00217C77">
        <w:rPr>
          <w:rFonts w:cs="Arial"/>
        </w:rPr>
        <w:t>anie optymalnych tras dziennych, oraz ich wizualizację w systemie za pomocą map online.</w:t>
      </w:r>
      <w:r w:rsidR="00DA73A0">
        <w:rPr>
          <w:rFonts w:cs="Arial"/>
        </w:rPr>
        <w:t xml:space="preserve"> Produkt jest w pełni funkcjonalny, jak założono w podstawowych </w:t>
      </w:r>
      <w:r w:rsidR="00DA73A0">
        <w:rPr>
          <w:rFonts w:cs="Arial"/>
        </w:rPr>
        <w:lastRenderedPageBreak/>
        <w:t>wymaganiach projektu. Jednak z uwagi na mniejszy skład w stosunku do założeń projekt oraz odejścia jednej osoby w trakcie pisania pracy nie udało nam się zrealizować żadnych dodatkowych funkcji, dzięki którym nasz produkt zyskał</w:t>
      </w:r>
      <w:del w:id="1017" w:author="Speedziarz" w:date="2014-12-08T03:21:00Z">
        <w:r w:rsidR="00DA73A0" w:rsidDel="009B4673">
          <w:rPr>
            <w:rFonts w:cs="Arial"/>
          </w:rPr>
          <w:delText xml:space="preserve"> </w:delText>
        </w:r>
      </w:del>
      <w:r w:rsidR="00DA73A0">
        <w:rPr>
          <w:rFonts w:cs="Arial"/>
        </w:rPr>
        <w:t xml:space="preserve">by na jakości. </w:t>
      </w:r>
      <w:r w:rsidR="00032295">
        <w:rPr>
          <w:rFonts w:cs="Arial"/>
        </w:rPr>
        <w:t>Obecna wersja posiada niżej wymienione funkcje:</w:t>
      </w:r>
    </w:p>
    <w:p w14:paraId="10D93CC9" w14:textId="77777777" w:rsidR="00032295" w:rsidRDefault="00032295">
      <w:pPr>
        <w:numPr>
          <w:ilvl w:val="0"/>
          <w:numId w:val="36"/>
        </w:numPr>
        <w:spacing w:line="360" w:lineRule="auto"/>
        <w:jc w:val="both"/>
        <w:rPr>
          <w:rFonts w:cs="Arial"/>
        </w:rPr>
        <w:pPrChange w:id="1018" w:author="aich" w:date="2014-12-08T06:13:00Z">
          <w:pPr>
            <w:numPr>
              <w:numId w:val="36"/>
            </w:numPr>
            <w:spacing w:line="360" w:lineRule="auto"/>
            <w:ind w:left="720" w:hanging="360"/>
          </w:pPr>
        </w:pPrChange>
      </w:pPr>
      <w:r>
        <w:rPr>
          <w:rFonts w:cs="Arial"/>
        </w:rPr>
        <w:t>Logowanie oraz rejestracja do serwisu</w:t>
      </w:r>
    </w:p>
    <w:p w14:paraId="51E0A9A0" w14:textId="77777777" w:rsidR="00032295" w:rsidRDefault="00032295">
      <w:pPr>
        <w:numPr>
          <w:ilvl w:val="0"/>
          <w:numId w:val="36"/>
        </w:numPr>
        <w:spacing w:line="360" w:lineRule="auto"/>
        <w:jc w:val="both"/>
        <w:rPr>
          <w:rFonts w:cs="Arial"/>
        </w:rPr>
        <w:pPrChange w:id="1019" w:author="aich" w:date="2014-12-08T06:13:00Z">
          <w:pPr>
            <w:numPr>
              <w:numId w:val="36"/>
            </w:numPr>
            <w:spacing w:line="360" w:lineRule="auto"/>
            <w:ind w:left="720" w:hanging="360"/>
          </w:pPr>
        </w:pPrChange>
      </w:pPr>
      <w:r>
        <w:rPr>
          <w:rFonts w:cs="Arial"/>
        </w:rPr>
        <w:t>Zarządzanie prawami użytkownika</w:t>
      </w:r>
    </w:p>
    <w:p w14:paraId="0CCABDCD" w14:textId="77777777" w:rsidR="00032295" w:rsidRDefault="00032295">
      <w:pPr>
        <w:numPr>
          <w:ilvl w:val="0"/>
          <w:numId w:val="36"/>
        </w:numPr>
        <w:spacing w:line="360" w:lineRule="auto"/>
        <w:jc w:val="both"/>
        <w:rPr>
          <w:rFonts w:cs="Arial"/>
        </w:rPr>
        <w:pPrChange w:id="1020" w:author="aich" w:date="2014-12-08T06:13:00Z">
          <w:pPr>
            <w:numPr>
              <w:numId w:val="36"/>
            </w:numPr>
            <w:spacing w:line="360" w:lineRule="auto"/>
            <w:ind w:left="720" w:hanging="360"/>
          </w:pPr>
        </w:pPrChange>
      </w:pPr>
      <w:r>
        <w:rPr>
          <w:rFonts w:cs="Arial"/>
        </w:rPr>
        <w:t>Tworzenie listy kierowców dla pracownika</w:t>
      </w:r>
    </w:p>
    <w:p w14:paraId="7975DA5E" w14:textId="77777777" w:rsidR="00032295" w:rsidRDefault="00032295">
      <w:pPr>
        <w:numPr>
          <w:ilvl w:val="0"/>
          <w:numId w:val="36"/>
        </w:numPr>
        <w:spacing w:line="360" w:lineRule="auto"/>
        <w:jc w:val="both"/>
        <w:rPr>
          <w:rFonts w:cs="Arial"/>
        </w:rPr>
        <w:pPrChange w:id="1021" w:author="aich" w:date="2014-12-08T06:13:00Z">
          <w:pPr>
            <w:numPr>
              <w:numId w:val="36"/>
            </w:numPr>
            <w:spacing w:line="360" w:lineRule="auto"/>
            <w:ind w:left="720" w:hanging="360"/>
          </w:pPr>
        </w:pPrChange>
      </w:pPr>
      <w:r>
        <w:rPr>
          <w:rFonts w:cs="Arial"/>
        </w:rPr>
        <w:t>Zarządzanie listą pracowników przez administratora/kierownika</w:t>
      </w:r>
    </w:p>
    <w:p w14:paraId="47E77E59" w14:textId="77777777" w:rsidR="00032295" w:rsidRDefault="00032295">
      <w:pPr>
        <w:numPr>
          <w:ilvl w:val="0"/>
          <w:numId w:val="36"/>
        </w:numPr>
        <w:spacing w:line="360" w:lineRule="auto"/>
        <w:jc w:val="both"/>
        <w:rPr>
          <w:rFonts w:cs="Arial"/>
        </w:rPr>
        <w:pPrChange w:id="1022" w:author="aich" w:date="2014-12-08T06:13:00Z">
          <w:pPr>
            <w:numPr>
              <w:numId w:val="36"/>
            </w:numPr>
            <w:spacing w:line="360" w:lineRule="auto"/>
            <w:ind w:left="720" w:hanging="360"/>
          </w:pPr>
        </w:pPrChange>
      </w:pPr>
      <w:r>
        <w:rPr>
          <w:rFonts w:cs="Arial"/>
        </w:rPr>
        <w:t>Generowanie trasy dziennej dla kierowcy</w:t>
      </w:r>
    </w:p>
    <w:p w14:paraId="5FB26CEE" w14:textId="77777777" w:rsidR="00032295" w:rsidRDefault="22B7A049">
      <w:pPr>
        <w:numPr>
          <w:ilvl w:val="0"/>
          <w:numId w:val="36"/>
        </w:numPr>
        <w:spacing w:line="360" w:lineRule="auto"/>
        <w:jc w:val="both"/>
        <w:rPr>
          <w:rFonts w:cs="Arial"/>
        </w:rPr>
        <w:pPrChange w:id="1023" w:author="aich" w:date="2014-12-08T06:13:00Z">
          <w:pPr>
            <w:numPr>
              <w:numId w:val="36"/>
            </w:numPr>
            <w:spacing w:line="360" w:lineRule="auto"/>
            <w:ind w:left="720" w:hanging="360"/>
          </w:pPr>
        </w:pPrChange>
      </w:pPr>
      <w:r w:rsidRPr="22B7A049">
        <w:rPr>
          <w:rFonts w:eastAsia="Arial" w:cs="Arial"/>
        </w:rPr>
        <w:t xml:space="preserve">Optymalizacja wyników na </w:t>
      </w:r>
      <w:r w:rsidRPr="00FE2FFA">
        <w:rPr>
          <w:rFonts w:eastAsia="Arial" w:cs="Arial"/>
        </w:rPr>
        <w:t>podstawie kilku parametrów i wyboru</w:t>
      </w:r>
      <w:r w:rsidRPr="22B7A049">
        <w:rPr>
          <w:rFonts w:eastAsia="Arial" w:cs="Arial"/>
        </w:rPr>
        <w:t xml:space="preserve"> dostawców danych</w:t>
      </w:r>
    </w:p>
    <w:p w14:paraId="5D35F295" w14:textId="77777777" w:rsidR="00032295" w:rsidRDefault="22B7A049">
      <w:pPr>
        <w:numPr>
          <w:ilvl w:val="0"/>
          <w:numId w:val="36"/>
        </w:numPr>
        <w:spacing w:line="360" w:lineRule="auto"/>
        <w:jc w:val="both"/>
        <w:rPr>
          <w:rFonts w:cs="Arial"/>
        </w:rPr>
        <w:pPrChange w:id="1024" w:author="aich" w:date="2014-12-08T06:13:00Z">
          <w:pPr>
            <w:numPr>
              <w:numId w:val="36"/>
            </w:numPr>
            <w:spacing w:line="360" w:lineRule="auto"/>
            <w:ind w:left="720" w:hanging="360"/>
          </w:pPr>
        </w:pPrChange>
      </w:pPr>
      <w:r w:rsidRPr="22B7A049">
        <w:rPr>
          <w:rFonts w:eastAsia="Arial" w:cs="Arial"/>
        </w:rPr>
        <w:t>Usuwanie i edycja trasy dziennej.</w:t>
      </w:r>
    </w:p>
    <w:p w14:paraId="2EEE4161" w14:textId="77777777" w:rsidR="00032295" w:rsidRDefault="00032295">
      <w:pPr>
        <w:numPr>
          <w:ilvl w:val="0"/>
          <w:numId w:val="36"/>
        </w:numPr>
        <w:spacing w:line="360" w:lineRule="auto"/>
        <w:jc w:val="both"/>
        <w:rPr>
          <w:rFonts w:cs="Arial"/>
        </w:rPr>
        <w:pPrChange w:id="1025" w:author="aich" w:date="2014-12-08T06:13:00Z">
          <w:pPr>
            <w:numPr>
              <w:numId w:val="36"/>
            </w:numPr>
            <w:spacing w:line="360" w:lineRule="auto"/>
            <w:ind w:left="720" w:hanging="360"/>
          </w:pPr>
        </w:pPrChange>
      </w:pPr>
      <w:r>
        <w:rPr>
          <w:rFonts w:cs="Arial"/>
        </w:rPr>
        <w:t>Wizualizacja trasy w system map online jak i tworzenie wersji do wydruku wygenerowanych danych</w:t>
      </w:r>
    </w:p>
    <w:p w14:paraId="24322C69" w14:textId="77777777" w:rsidR="00032295" w:rsidRDefault="00032295">
      <w:pPr>
        <w:spacing w:line="360" w:lineRule="auto"/>
        <w:ind w:firstLine="360"/>
        <w:jc w:val="both"/>
        <w:rPr>
          <w:rFonts w:cs="Arial"/>
        </w:rPr>
        <w:pPrChange w:id="1026" w:author="aich" w:date="2014-12-08T06:13:00Z">
          <w:pPr>
            <w:spacing w:line="360" w:lineRule="auto"/>
            <w:ind w:firstLine="360"/>
          </w:pPr>
        </w:pPrChange>
      </w:pPr>
      <w:r>
        <w:rPr>
          <w:rFonts w:cs="Arial"/>
        </w:rPr>
        <w:t>Obecna wersja systemu nie został jeszcze wdrożona na serwer</w:t>
      </w:r>
      <w:del w:id="1027" w:author="Speedziarz" w:date="2014-12-08T03:21:00Z">
        <w:r w:rsidDel="009B4673">
          <w:rPr>
            <w:rFonts w:cs="Arial"/>
          </w:rPr>
          <w:delText>,</w:delText>
        </w:r>
      </w:del>
      <w:r>
        <w:rPr>
          <w:rFonts w:cs="Arial"/>
        </w:rPr>
        <w:t xml:space="preserve"> i jej uruchomienie jest możliwe przez środowisko Visual Studio 2013. Jednak projekt zawiera wszystkie potrzebne pliki do migracji z serwera developerskiego na serwer produkcyj</w:t>
      </w:r>
      <w:r w:rsidR="00E83991">
        <w:rPr>
          <w:rFonts w:cs="Arial"/>
        </w:rPr>
        <w:t>ny. Powstały system był testowany za pomocą testów funkcjonalnych, wszystkie usterki znalezione podczas testów zostały wyeliminowane. Podczas prac nad projektem powstała również dokumentacja projektu, która zawiera wszystkie niezbędne dane opisujące rozwój projektu na przestrzeni przeprowadzonych sprintów. Głównymi punktami zawartymi są dokumentacja techniczna oaz dokumentacja procesowa.</w:t>
      </w:r>
    </w:p>
    <w:p w14:paraId="2F7A7CD8" w14:textId="77777777" w:rsidR="00E83991" w:rsidRDefault="00E83991">
      <w:pPr>
        <w:spacing w:line="360" w:lineRule="auto"/>
        <w:ind w:firstLine="360"/>
        <w:jc w:val="both"/>
        <w:rPr>
          <w:ins w:id="1028" w:author="Speedziarz" w:date="2014-12-08T01:44:00Z"/>
          <w:rFonts w:cs="Arial"/>
        </w:rPr>
        <w:pPrChange w:id="1029" w:author="aich" w:date="2014-12-08T06:13:00Z">
          <w:pPr>
            <w:spacing w:line="360" w:lineRule="auto"/>
            <w:ind w:firstLine="360"/>
          </w:pPr>
        </w:pPrChange>
      </w:pPr>
    </w:p>
    <w:p w14:paraId="3A280773" w14:textId="77777777" w:rsidR="00FE2FFA" w:rsidRPr="007902D8" w:rsidRDefault="00FE2FFA">
      <w:pPr>
        <w:spacing w:line="360" w:lineRule="auto"/>
        <w:ind w:firstLine="360"/>
        <w:jc w:val="both"/>
        <w:rPr>
          <w:rFonts w:cs="Arial"/>
        </w:rPr>
        <w:pPrChange w:id="1030" w:author="aich" w:date="2014-12-08T06:13:00Z">
          <w:pPr>
            <w:spacing w:line="360" w:lineRule="auto"/>
            <w:ind w:firstLine="360"/>
          </w:pPr>
        </w:pPrChange>
      </w:pPr>
    </w:p>
    <w:p w14:paraId="3BCDE4CE" w14:textId="77777777" w:rsidR="00A66ED2" w:rsidRDefault="00A66ED2">
      <w:pPr>
        <w:pStyle w:val="Nagwek2"/>
        <w:jc w:val="both"/>
        <w:pPrChange w:id="1031" w:author="aich" w:date="2014-12-08T06:13:00Z">
          <w:pPr>
            <w:numPr>
              <w:ilvl w:val="1"/>
              <w:numId w:val="19"/>
            </w:numPr>
            <w:spacing w:line="360" w:lineRule="auto"/>
            <w:ind w:left="792" w:hanging="432"/>
          </w:pPr>
        </w:pPrChange>
      </w:pPr>
      <w:bookmarkStart w:id="1032" w:name="_Toc405759381"/>
      <w:r w:rsidRPr="00A66ED2">
        <w:t>Proces realizacji projektu</w:t>
      </w:r>
      <w:bookmarkEnd w:id="1032"/>
    </w:p>
    <w:p w14:paraId="6EF8750D" w14:textId="77777777" w:rsidR="00217C77" w:rsidRPr="00592047" w:rsidRDefault="00592047">
      <w:pPr>
        <w:numPr>
          <w:ilvl w:val="0"/>
          <w:numId w:val="21"/>
        </w:numPr>
        <w:spacing w:line="360" w:lineRule="auto"/>
        <w:jc w:val="both"/>
        <w:rPr>
          <w:rFonts w:cs="Arial"/>
          <w:b/>
          <w:sz w:val="32"/>
          <w:szCs w:val="32"/>
        </w:rPr>
        <w:pPrChange w:id="1033" w:author="aich" w:date="2014-12-08T06:13:00Z">
          <w:pPr>
            <w:numPr>
              <w:numId w:val="21"/>
            </w:numPr>
            <w:spacing w:line="360" w:lineRule="auto"/>
            <w:ind w:left="1425" w:hanging="360"/>
          </w:pPr>
        </w:pPrChange>
      </w:pPr>
      <w:r>
        <w:rPr>
          <w:rFonts w:cs="Arial"/>
        </w:rPr>
        <w:t>Organizacja projektu</w:t>
      </w:r>
    </w:p>
    <w:p w14:paraId="7FCDA136" w14:textId="77777777" w:rsidR="00592047" w:rsidRDefault="00592047">
      <w:pPr>
        <w:spacing w:line="360" w:lineRule="auto"/>
        <w:ind w:left="708" w:firstLine="357"/>
        <w:jc w:val="both"/>
        <w:rPr>
          <w:rFonts w:cs="Arial"/>
        </w:rPr>
        <w:pPrChange w:id="1034" w:author="aich" w:date="2014-12-08T06:13:00Z">
          <w:pPr>
            <w:spacing w:line="360" w:lineRule="auto"/>
            <w:ind w:left="708" w:firstLine="357"/>
          </w:pPr>
        </w:pPrChange>
      </w:pPr>
      <w:r>
        <w:rPr>
          <w:rFonts w:cs="Arial"/>
        </w:rPr>
        <w:t>Harmonogram prac został ustalony samodzielnie, wspólnie ustaliliśmy, że przeprowadzimy cztery sprinty w których zostanie wytworzone oprogramowanie</w:t>
      </w:r>
      <w:r w:rsidR="00532834">
        <w:rPr>
          <w:rFonts w:cs="Arial"/>
        </w:rPr>
        <w:t>, równolegle z ostatnim sprintem powstała dokumentacja techniczna produktu</w:t>
      </w:r>
      <w:r>
        <w:rPr>
          <w:rFonts w:cs="Arial"/>
        </w:rPr>
        <w:t>:</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3966"/>
      </w:tblGrid>
      <w:tr w:rsidR="00592047" w:rsidRPr="0074515F" w14:paraId="3DF65A8E" w14:textId="77777777" w:rsidTr="0074515F">
        <w:tc>
          <w:tcPr>
            <w:tcW w:w="4528" w:type="dxa"/>
            <w:shd w:val="clear" w:color="auto" w:fill="auto"/>
          </w:tcPr>
          <w:p w14:paraId="20C45C8B" w14:textId="77777777" w:rsidR="00592047" w:rsidRPr="0074515F" w:rsidRDefault="00592047">
            <w:pPr>
              <w:spacing w:line="360" w:lineRule="auto"/>
              <w:jc w:val="both"/>
              <w:rPr>
                <w:rFonts w:cs="Arial"/>
              </w:rPr>
              <w:pPrChange w:id="1035" w:author="aich" w:date="2014-12-08T06:13:00Z">
                <w:pPr>
                  <w:spacing w:line="360" w:lineRule="auto"/>
                  <w:jc w:val="center"/>
                </w:pPr>
              </w:pPrChange>
            </w:pPr>
            <w:r w:rsidRPr="0074515F">
              <w:rPr>
                <w:rFonts w:cs="Arial"/>
              </w:rPr>
              <w:t>Etap</w:t>
            </w:r>
          </w:p>
        </w:tc>
        <w:tc>
          <w:tcPr>
            <w:tcW w:w="4476" w:type="dxa"/>
            <w:shd w:val="clear" w:color="auto" w:fill="auto"/>
          </w:tcPr>
          <w:p w14:paraId="019A40F6" w14:textId="77777777" w:rsidR="00592047" w:rsidRPr="0074515F" w:rsidRDefault="00592047">
            <w:pPr>
              <w:spacing w:line="360" w:lineRule="auto"/>
              <w:jc w:val="both"/>
              <w:rPr>
                <w:rFonts w:cs="Arial"/>
              </w:rPr>
              <w:pPrChange w:id="1036" w:author="aich" w:date="2014-12-08T06:13:00Z">
                <w:pPr>
                  <w:spacing w:line="360" w:lineRule="auto"/>
                  <w:jc w:val="center"/>
                </w:pPr>
              </w:pPrChange>
            </w:pPr>
            <w:r w:rsidRPr="0074515F">
              <w:rPr>
                <w:rFonts w:cs="Arial"/>
              </w:rPr>
              <w:t>Termin</w:t>
            </w:r>
          </w:p>
        </w:tc>
      </w:tr>
      <w:tr w:rsidR="00592047" w:rsidRPr="0074515F" w14:paraId="72D1F873" w14:textId="77777777" w:rsidTr="0074515F">
        <w:tc>
          <w:tcPr>
            <w:tcW w:w="4528" w:type="dxa"/>
            <w:shd w:val="clear" w:color="auto" w:fill="auto"/>
          </w:tcPr>
          <w:p w14:paraId="1CC1A38E" w14:textId="77777777" w:rsidR="00592047" w:rsidRPr="0074515F" w:rsidRDefault="00592047">
            <w:pPr>
              <w:spacing w:line="360" w:lineRule="auto"/>
              <w:jc w:val="both"/>
              <w:rPr>
                <w:rFonts w:cs="Arial"/>
              </w:rPr>
              <w:pPrChange w:id="1037" w:author="aich" w:date="2014-12-08T06:13:00Z">
                <w:pPr>
                  <w:spacing w:line="360" w:lineRule="auto"/>
                </w:pPr>
              </w:pPrChange>
            </w:pPr>
            <w:r w:rsidRPr="0074515F">
              <w:rPr>
                <w:rFonts w:cs="Arial"/>
              </w:rPr>
              <w:t>Sprint 1</w:t>
            </w:r>
          </w:p>
        </w:tc>
        <w:tc>
          <w:tcPr>
            <w:tcW w:w="4476" w:type="dxa"/>
            <w:shd w:val="clear" w:color="auto" w:fill="auto"/>
          </w:tcPr>
          <w:p w14:paraId="230BFE9B" w14:textId="77777777" w:rsidR="00592047" w:rsidRPr="0074515F" w:rsidRDefault="006A15AB">
            <w:pPr>
              <w:spacing w:line="360" w:lineRule="auto"/>
              <w:jc w:val="both"/>
              <w:rPr>
                <w:rFonts w:cs="Arial"/>
              </w:rPr>
              <w:pPrChange w:id="1038" w:author="aich" w:date="2014-12-08T06:13:00Z">
                <w:pPr>
                  <w:spacing w:line="360" w:lineRule="auto"/>
                </w:pPr>
              </w:pPrChange>
            </w:pPr>
            <w:r w:rsidRPr="0074515F">
              <w:rPr>
                <w:rFonts w:cs="Arial"/>
              </w:rPr>
              <w:t>13.10.2014 – 26.10.2014</w:t>
            </w:r>
          </w:p>
        </w:tc>
      </w:tr>
      <w:tr w:rsidR="00592047" w:rsidRPr="0074515F" w14:paraId="4D9FA2A9" w14:textId="77777777" w:rsidTr="0074515F">
        <w:tc>
          <w:tcPr>
            <w:tcW w:w="4528" w:type="dxa"/>
            <w:shd w:val="clear" w:color="auto" w:fill="auto"/>
          </w:tcPr>
          <w:p w14:paraId="3D135050" w14:textId="77777777" w:rsidR="00592047" w:rsidRPr="0074515F" w:rsidRDefault="00592047">
            <w:pPr>
              <w:spacing w:line="360" w:lineRule="auto"/>
              <w:jc w:val="both"/>
              <w:rPr>
                <w:rFonts w:cs="Arial"/>
              </w:rPr>
              <w:pPrChange w:id="1039" w:author="aich" w:date="2014-12-08T06:13:00Z">
                <w:pPr>
                  <w:spacing w:line="360" w:lineRule="auto"/>
                </w:pPr>
              </w:pPrChange>
            </w:pPr>
            <w:r w:rsidRPr="0074515F">
              <w:rPr>
                <w:rFonts w:cs="Arial"/>
              </w:rPr>
              <w:t>Sprint 2</w:t>
            </w:r>
          </w:p>
        </w:tc>
        <w:tc>
          <w:tcPr>
            <w:tcW w:w="4476" w:type="dxa"/>
            <w:shd w:val="clear" w:color="auto" w:fill="auto"/>
          </w:tcPr>
          <w:p w14:paraId="08EFF891" w14:textId="77777777" w:rsidR="00592047" w:rsidRPr="0074515F" w:rsidRDefault="006A15AB">
            <w:pPr>
              <w:spacing w:line="360" w:lineRule="auto"/>
              <w:jc w:val="both"/>
              <w:rPr>
                <w:rFonts w:cs="Arial"/>
              </w:rPr>
              <w:pPrChange w:id="1040" w:author="aich" w:date="2014-12-08T06:13:00Z">
                <w:pPr>
                  <w:spacing w:line="360" w:lineRule="auto"/>
                </w:pPr>
              </w:pPrChange>
            </w:pPr>
            <w:r w:rsidRPr="0074515F">
              <w:rPr>
                <w:rFonts w:cs="Arial"/>
              </w:rPr>
              <w:t>27.10.2014 – 09.11.2014</w:t>
            </w:r>
          </w:p>
        </w:tc>
      </w:tr>
      <w:tr w:rsidR="00592047" w:rsidRPr="0074515F" w14:paraId="08FE1798" w14:textId="77777777" w:rsidTr="0074515F">
        <w:tc>
          <w:tcPr>
            <w:tcW w:w="4528" w:type="dxa"/>
            <w:shd w:val="clear" w:color="auto" w:fill="auto"/>
          </w:tcPr>
          <w:p w14:paraId="1A53C6A5" w14:textId="77777777" w:rsidR="00592047" w:rsidRPr="0074515F" w:rsidRDefault="00592047">
            <w:pPr>
              <w:spacing w:line="360" w:lineRule="auto"/>
              <w:jc w:val="both"/>
              <w:rPr>
                <w:rFonts w:cs="Arial"/>
              </w:rPr>
              <w:pPrChange w:id="1041" w:author="aich" w:date="2014-12-08T06:13:00Z">
                <w:pPr>
                  <w:spacing w:line="360" w:lineRule="auto"/>
                </w:pPr>
              </w:pPrChange>
            </w:pPr>
            <w:r w:rsidRPr="0074515F">
              <w:rPr>
                <w:rFonts w:cs="Arial"/>
              </w:rPr>
              <w:t>Sprint 3</w:t>
            </w:r>
          </w:p>
        </w:tc>
        <w:tc>
          <w:tcPr>
            <w:tcW w:w="4476" w:type="dxa"/>
            <w:shd w:val="clear" w:color="auto" w:fill="auto"/>
          </w:tcPr>
          <w:p w14:paraId="1612CE70" w14:textId="77777777" w:rsidR="00592047" w:rsidRPr="0074515F" w:rsidRDefault="006A15AB">
            <w:pPr>
              <w:spacing w:line="360" w:lineRule="auto"/>
              <w:jc w:val="both"/>
              <w:rPr>
                <w:rFonts w:cs="Arial"/>
              </w:rPr>
              <w:pPrChange w:id="1042" w:author="aich" w:date="2014-12-08T06:13:00Z">
                <w:pPr>
                  <w:spacing w:line="360" w:lineRule="auto"/>
                </w:pPr>
              </w:pPrChange>
            </w:pPr>
            <w:r w:rsidRPr="0074515F">
              <w:rPr>
                <w:rFonts w:cs="Arial"/>
              </w:rPr>
              <w:t>10.11.2014 – 23.11.2014</w:t>
            </w:r>
          </w:p>
        </w:tc>
      </w:tr>
      <w:tr w:rsidR="00592047" w:rsidRPr="0074515F" w14:paraId="763ACD35" w14:textId="77777777" w:rsidTr="0074515F">
        <w:tc>
          <w:tcPr>
            <w:tcW w:w="4528" w:type="dxa"/>
            <w:shd w:val="clear" w:color="auto" w:fill="auto"/>
          </w:tcPr>
          <w:p w14:paraId="0C2588E6" w14:textId="77777777" w:rsidR="00592047" w:rsidRPr="0074515F" w:rsidRDefault="00592047">
            <w:pPr>
              <w:spacing w:line="360" w:lineRule="auto"/>
              <w:jc w:val="both"/>
              <w:rPr>
                <w:rFonts w:cs="Arial"/>
              </w:rPr>
              <w:pPrChange w:id="1043" w:author="aich" w:date="2014-12-08T06:13:00Z">
                <w:pPr>
                  <w:spacing w:line="360" w:lineRule="auto"/>
                </w:pPr>
              </w:pPrChange>
            </w:pPr>
            <w:r w:rsidRPr="0074515F">
              <w:rPr>
                <w:rFonts w:cs="Arial"/>
              </w:rPr>
              <w:t>Sprint 4</w:t>
            </w:r>
          </w:p>
        </w:tc>
        <w:tc>
          <w:tcPr>
            <w:tcW w:w="4476" w:type="dxa"/>
            <w:shd w:val="clear" w:color="auto" w:fill="auto"/>
          </w:tcPr>
          <w:p w14:paraId="3096E5AB" w14:textId="77777777" w:rsidR="00592047" w:rsidRPr="0074515F" w:rsidRDefault="006A15AB">
            <w:pPr>
              <w:spacing w:line="360" w:lineRule="auto"/>
              <w:jc w:val="both"/>
              <w:rPr>
                <w:rFonts w:cs="Arial"/>
              </w:rPr>
              <w:pPrChange w:id="1044" w:author="aich" w:date="2014-12-08T06:13:00Z">
                <w:pPr>
                  <w:spacing w:line="360" w:lineRule="auto"/>
                </w:pPr>
              </w:pPrChange>
            </w:pPr>
            <w:r w:rsidRPr="0074515F">
              <w:rPr>
                <w:rFonts w:cs="Arial"/>
              </w:rPr>
              <w:t>24.11.2014 – 07.12.2014</w:t>
            </w:r>
          </w:p>
        </w:tc>
      </w:tr>
      <w:tr w:rsidR="00592047" w:rsidRPr="0074515F" w14:paraId="1232B590" w14:textId="77777777" w:rsidTr="0074515F">
        <w:tc>
          <w:tcPr>
            <w:tcW w:w="4528" w:type="dxa"/>
            <w:shd w:val="clear" w:color="auto" w:fill="auto"/>
          </w:tcPr>
          <w:p w14:paraId="1925856F" w14:textId="77777777" w:rsidR="00592047" w:rsidRPr="0074515F" w:rsidRDefault="00592047">
            <w:pPr>
              <w:spacing w:line="360" w:lineRule="auto"/>
              <w:jc w:val="both"/>
              <w:rPr>
                <w:rFonts w:cs="Arial"/>
              </w:rPr>
              <w:pPrChange w:id="1045" w:author="aich" w:date="2014-12-08T06:13:00Z">
                <w:pPr>
                  <w:spacing w:line="360" w:lineRule="auto"/>
                </w:pPr>
              </w:pPrChange>
            </w:pPr>
            <w:r w:rsidRPr="0074515F">
              <w:rPr>
                <w:rFonts w:cs="Arial"/>
              </w:rPr>
              <w:t>Sporządzenie dokumentacji końcowej</w:t>
            </w:r>
          </w:p>
        </w:tc>
        <w:tc>
          <w:tcPr>
            <w:tcW w:w="4476" w:type="dxa"/>
            <w:shd w:val="clear" w:color="auto" w:fill="auto"/>
          </w:tcPr>
          <w:p w14:paraId="764E72FE" w14:textId="77777777" w:rsidR="00592047" w:rsidRPr="0074515F" w:rsidRDefault="00532834">
            <w:pPr>
              <w:spacing w:line="360" w:lineRule="auto"/>
              <w:jc w:val="both"/>
              <w:rPr>
                <w:rFonts w:cs="Arial"/>
              </w:rPr>
              <w:pPrChange w:id="1046" w:author="aich" w:date="2014-12-08T06:13:00Z">
                <w:pPr>
                  <w:spacing w:line="360" w:lineRule="auto"/>
                </w:pPr>
              </w:pPrChange>
            </w:pPr>
            <w:r w:rsidRPr="0074515F">
              <w:rPr>
                <w:rFonts w:cs="Arial"/>
              </w:rPr>
              <w:t>01.12.2014 – 07.12.2014</w:t>
            </w:r>
          </w:p>
        </w:tc>
      </w:tr>
    </w:tbl>
    <w:p w14:paraId="0614069A" w14:textId="77777777" w:rsidR="00592047" w:rsidRDefault="00592047">
      <w:pPr>
        <w:spacing w:line="360" w:lineRule="auto"/>
        <w:ind w:left="708"/>
        <w:jc w:val="both"/>
        <w:rPr>
          <w:rFonts w:cs="Arial"/>
        </w:rPr>
        <w:pPrChange w:id="1047" w:author="aich" w:date="2014-12-08T06:13:00Z">
          <w:pPr>
            <w:spacing w:line="360" w:lineRule="auto"/>
            <w:ind w:left="708"/>
          </w:pPr>
        </w:pPrChange>
      </w:pPr>
    </w:p>
    <w:p w14:paraId="1BB2A576" w14:textId="626F7CDA" w:rsidR="00532834" w:rsidRDefault="00532834">
      <w:pPr>
        <w:spacing w:line="360" w:lineRule="auto"/>
        <w:ind w:left="708" w:firstLine="357"/>
        <w:jc w:val="both"/>
        <w:rPr>
          <w:rFonts w:cs="Arial"/>
        </w:rPr>
        <w:pPrChange w:id="1048" w:author="aich" w:date="2014-12-08T06:13:00Z">
          <w:pPr>
            <w:spacing w:line="360" w:lineRule="auto"/>
            <w:ind w:left="708" w:firstLine="357"/>
          </w:pPr>
        </w:pPrChange>
      </w:pPr>
      <w:r>
        <w:rPr>
          <w:rFonts w:cs="Arial"/>
        </w:rPr>
        <w:t xml:space="preserve">Spotkania z opiekunem systemu planowane były co </w:t>
      </w:r>
      <w:del w:id="1049" w:author="Speedziarz" w:date="2014-12-07T22:41:00Z">
        <w:r w:rsidDel="00542EE0">
          <w:rPr>
            <w:rFonts w:cs="Arial"/>
          </w:rPr>
          <w:delText>dwa tygodnie</w:delText>
        </w:r>
      </w:del>
      <w:commentRangeStart w:id="1050"/>
      <w:ins w:id="1051" w:author="Tomasz Gawron" w:date="2014-12-07T21:30:00Z">
        <w:r w:rsidR="00F517CA">
          <w:rPr>
            <w:rFonts w:cs="Arial"/>
          </w:rPr>
          <w:t>tydzień</w:t>
        </w:r>
        <w:commentRangeEnd w:id="1050"/>
        <w:r w:rsidR="00F517CA">
          <w:rPr>
            <w:rStyle w:val="Odwoaniedokomentarza"/>
          </w:rPr>
          <w:commentReference w:id="1050"/>
        </w:r>
      </w:ins>
      <w:r>
        <w:rPr>
          <w:rFonts w:cs="Arial"/>
        </w:rPr>
        <w:t xml:space="preserve"> we wtorki o 17:15, w których przedstawiane były kolejne wersje systemu wytworzone w ramach konkretnego sprintu, a także konsultowane problemy które wystąpiły w ramach omawianego etapu.</w:t>
      </w:r>
    </w:p>
    <w:p w14:paraId="4457B0F9" w14:textId="77777777" w:rsidR="00532834" w:rsidRPr="00592047" w:rsidRDefault="00532834">
      <w:pPr>
        <w:spacing w:line="360" w:lineRule="auto"/>
        <w:ind w:firstLine="708"/>
        <w:jc w:val="both"/>
        <w:rPr>
          <w:rFonts w:cs="Arial"/>
        </w:rPr>
        <w:pPrChange w:id="1052" w:author="aich" w:date="2014-12-08T06:13:00Z">
          <w:pPr>
            <w:spacing w:line="360" w:lineRule="auto"/>
            <w:ind w:left="708" w:firstLine="357"/>
          </w:pPr>
        </w:pPrChange>
      </w:pPr>
      <w:r>
        <w:rPr>
          <w:rFonts w:cs="Arial"/>
        </w:rPr>
        <w:lastRenderedPageBreak/>
        <w:t>W celu dobrej organizacji prac wykorzystaliśmy narzędzie acunote (</w:t>
      </w:r>
      <w:r w:rsidR="00CE1514">
        <w:fldChar w:fldCharType="begin"/>
      </w:r>
      <w:r w:rsidR="00CE1514">
        <w:instrText xml:space="preserve"> HYPERLINK "http://rga.acunote.com/projects/47324/sprints/192881/show" </w:instrText>
      </w:r>
      <w:r w:rsidR="00CE1514">
        <w:fldChar w:fldCharType="separate"/>
      </w:r>
      <w:r w:rsidRPr="006F3B51">
        <w:rPr>
          <w:rStyle w:val="Hipercze"/>
          <w:rFonts w:cs="Arial"/>
        </w:rPr>
        <w:t>http://rga.acunote.com/projects/47324/sprints/192881/show</w:t>
      </w:r>
      <w:r w:rsidR="00CE1514">
        <w:rPr>
          <w:rStyle w:val="Hipercze"/>
          <w:rFonts w:cs="Arial"/>
        </w:rPr>
        <w:fldChar w:fldCharType="end"/>
      </w:r>
      <w:r>
        <w:rPr>
          <w:rFonts w:cs="Arial"/>
        </w:rPr>
        <w:t xml:space="preserve">). Dokumentacja </w:t>
      </w:r>
      <w:r w:rsidR="002E081C">
        <w:rPr>
          <w:rFonts w:cs="Arial"/>
        </w:rPr>
        <w:t>wytwarzana była przy pomocy Microsoft Word 2010. Zespół korzystał również z zdalnego repozytorium projektu umieszczonego na codeplex.com pod adresem: (</w:t>
      </w:r>
      <w:r w:rsidR="00CE1514">
        <w:fldChar w:fldCharType="begin"/>
      </w:r>
      <w:r w:rsidR="00CE1514">
        <w:instrText xml:space="preserve"> HYPERLINK "https://rga.codeplex.com" </w:instrText>
      </w:r>
      <w:r w:rsidR="00CE1514">
        <w:fldChar w:fldCharType="separate"/>
      </w:r>
      <w:r w:rsidR="002E081C" w:rsidRPr="006F3B51">
        <w:rPr>
          <w:rStyle w:val="Hipercze"/>
          <w:rFonts w:cs="Arial"/>
        </w:rPr>
        <w:t>https://rga.codeplex.com</w:t>
      </w:r>
      <w:r w:rsidR="00CE1514">
        <w:rPr>
          <w:rStyle w:val="Hipercze"/>
          <w:rFonts w:cs="Arial"/>
        </w:rPr>
        <w:fldChar w:fldCharType="end"/>
      </w:r>
      <w:r w:rsidR="002E081C">
        <w:rPr>
          <w:rFonts w:cs="Arial"/>
        </w:rPr>
        <w:t xml:space="preserve">). Klientem wykorzystywanym do połączenia ze zdalnym repozytorium był Team Explorem wbudowany w Visual Studio 2013. W ramach tego repozytorium wersjonowany był kod projektu, dokumentacja nie </w:t>
      </w:r>
      <w:r w:rsidR="00061E43">
        <w:rPr>
          <w:rFonts w:cs="Arial"/>
        </w:rPr>
        <w:t xml:space="preserve">podlegała </w:t>
      </w:r>
      <w:r w:rsidR="002E081C">
        <w:rPr>
          <w:rFonts w:cs="Arial"/>
        </w:rPr>
        <w:t>wersjonowa</w:t>
      </w:r>
      <w:r w:rsidR="00061E43">
        <w:rPr>
          <w:rFonts w:cs="Arial"/>
        </w:rPr>
        <w:t>niu podczas wytwarzania systemu</w:t>
      </w:r>
      <w:r w:rsidR="002E081C">
        <w:rPr>
          <w:rFonts w:cs="Arial"/>
        </w:rPr>
        <w:t>.</w:t>
      </w:r>
    </w:p>
    <w:p w14:paraId="64F73CC3" w14:textId="77777777" w:rsidR="00592047" w:rsidRPr="00061E43" w:rsidRDefault="00592047">
      <w:pPr>
        <w:numPr>
          <w:ilvl w:val="0"/>
          <w:numId w:val="21"/>
        </w:numPr>
        <w:spacing w:line="360" w:lineRule="auto"/>
        <w:jc w:val="both"/>
        <w:rPr>
          <w:rFonts w:cs="Arial"/>
          <w:b/>
          <w:sz w:val="32"/>
          <w:szCs w:val="32"/>
        </w:rPr>
        <w:pPrChange w:id="1053" w:author="aich" w:date="2014-12-08T06:13:00Z">
          <w:pPr>
            <w:numPr>
              <w:numId w:val="21"/>
            </w:numPr>
            <w:spacing w:line="360" w:lineRule="auto"/>
            <w:ind w:left="1425" w:hanging="360"/>
          </w:pPr>
        </w:pPrChange>
      </w:pPr>
      <w:r>
        <w:rPr>
          <w:rFonts w:cs="Arial"/>
        </w:rPr>
        <w:t>Metodyki wykorzystane w projekcie</w:t>
      </w:r>
    </w:p>
    <w:p w14:paraId="017517F5" w14:textId="0D0EC40C" w:rsidR="00061E43" w:rsidRDefault="00061E43">
      <w:pPr>
        <w:spacing w:line="360" w:lineRule="auto"/>
        <w:ind w:firstLine="360"/>
        <w:jc w:val="both"/>
        <w:rPr>
          <w:rFonts w:cs="Arial"/>
        </w:rPr>
        <w:pPrChange w:id="1054" w:author="aich" w:date="2014-12-08T06:13:00Z">
          <w:pPr>
            <w:spacing w:line="360" w:lineRule="auto"/>
            <w:ind w:firstLine="360"/>
          </w:pPr>
        </w:pPrChange>
      </w:pPr>
      <w:r>
        <w:rPr>
          <w:rFonts w:cs="Arial"/>
        </w:rPr>
        <w:t xml:space="preserve">Podstawą metodyką wykorzystaną przy wytwarzaniu aplikacji była metodyka Scrum. Jednak nie była wykorzystana czysta technika Scrum’a co wynikało z typu projektu oraz czasu poszczególnych osób na pracę przy projekcie. Scrum masterem i jednocześnie właścicielem produktu był mgr inż. Tomasz Gawron – opiekun projektu. </w:t>
      </w:r>
      <w:r w:rsidR="004D5934">
        <w:rPr>
          <w:rFonts w:cs="Arial"/>
        </w:rPr>
        <w:t>Było to jedno z odstępstw od metodyki „czystego” Scrum’a w której właściciel produktu nie może być Scrum masterem – odstępstwo to wynikało z faktu, że opiekun projektu był jednocześnie jego klientem. Innym ważnym odstępstwem był fakt, że nie było codziennego Scrum’a co jest naturalne przy tego typu projekcie</w:t>
      </w:r>
      <w:ins w:id="1055" w:author="Speedziarz" w:date="2014-12-08T03:22:00Z">
        <w:r w:rsidR="009B4673">
          <w:rPr>
            <w:rFonts w:cs="Arial"/>
          </w:rPr>
          <w:t xml:space="preserve">, </w:t>
        </w:r>
      </w:ins>
      <w:del w:id="1056" w:author="Speedziarz" w:date="2014-12-08T03:22:00Z">
        <w:r w:rsidR="004D5934" w:rsidDel="009B4673">
          <w:rPr>
            <w:rFonts w:cs="Arial"/>
          </w:rPr>
          <w:delText xml:space="preserve"> </w:delText>
        </w:r>
      </w:del>
      <w:r w:rsidR="004D5934">
        <w:rPr>
          <w:rFonts w:cs="Arial"/>
        </w:rPr>
        <w:t>który realizowany był głównie poza uczelnią</w:t>
      </w:r>
      <w:del w:id="1057" w:author="Speedziarz" w:date="2014-12-08T03:22:00Z">
        <w:r w:rsidR="004D5934" w:rsidDel="009B4673">
          <w:rPr>
            <w:rFonts w:cs="Arial"/>
          </w:rPr>
          <w:delText>,</w:delText>
        </w:r>
      </w:del>
      <w:r w:rsidR="004D5934">
        <w:rPr>
          <w:rFonts w:cs="Arial"/>
        </w:rPr>
        <w:t xml:space="preserve"> i w różnych godzinach ze względu na różne plany zajęć osób biorących udział w projekcie. </w:t>
      </w:r>
      <w:r w:rsidR="00743BD8">
        <w:rPr>
          <w:rFonts w:cs="Arial"/>
        </w:rPr>
        <w:t>Nie odbywał się również daily scrum, przez co zmieniony musiał zostać sposób przydzielania zadań w ramach konkretnego sprintu. Wszystkie osoby w zespole były developerami. Zarządzanie ryzykiem odbywało się poprzez regulację zakresu prac narzuconych do wykonania w danych sprincie jak i w całym projekcie, ponieważ termin złożenia pracy był nieprzekraczalny oraz brak możliwości na rekrutację nowego członka w zespole. Na początku projektu został utworzony Product backlog na podstawie którego ustawiono zadania o najwyższym priorytecie do wykonania na początku Sprintów, oraz te o niższym priorytecie na koniec sprintów, jak i na ostatni Sprint</w:t>
      </w:r>
      <w:ins w:id="1058" w:author="Speedziarz" w:date="2014-12-08T03:23:00Z">
        <w:r w:rsidR="009B4673">
          <w:rPr>
            <w:rFonts w:cs="Arial"/>
          </w:rPr>
          <w:t xml:space="preserve">, </w:t>
        </w:r>
      </w:ins>
      <w:del w:id="1059" w:author="Speedziarz" w:date="2014-12-08T03:23:00Z">
        <w:r w:rsidR="00743BD8" w:rsidDel="009B4673">
          <w:rPr>
            <w:rFonts w:cs="Arial"/>
          </w:rPr>
          <w:delText xml:space="preserve"> </w:delText>
        </w:r>
      </w:del>
      <w:r w:rsidR="00743BD8">
        <w:rPr>
          <w:rFonts w:cs="Arial"/>
        </w:rPr>
        <w:t>w którym było wytwarzane oprogramowanie.</w:t>
      </w:r>
    </w:p>
    <w:p w14:paraId="6C7B4BDA" w14:textId="77777777" w:rsidR="00E83991" w:rsidRPr="00592047" w:rsidRDefault="00E83991">
      <w:pPr>
        <w:spacing w:line="360" w:lineRule="auto"/>
        <w:ind w:firstLine="360"/>
        <w:jc w:val="both"/>
        <w:rPr>
          <w:rFonts w:cs="Arial"/>
          <w:b/>
          <w:sz w:val="32"/>
          <w:szCs w:val="32"/>
        </w:rPr>
        <w:pPrChange w:id="1060" w:author="aich" w:date="2014-12-08T06:13:00Z">
          <w:pPr>
            <w:spacing w:line="360" w:lineRule="auto"/>
            <w:ind w:firstLine="360"/>
          </w:pPr>
        </w:pPrChange>
      </w:pPr>
    </w:p>
    <w:p w14:paraId="2ACDBA87" w14:textId="77777777" w:rsidR="00A66ED2" w:rsidRDefault="00A66ED2">
      <w:pPr>
        <w:pStyle w:val="Nagwek2"/>
        <w:jc w:val="both"/>
        <w:pPrChange w:id="1061" w:author="aich" w:date="2014-12-08T06:13:00Z">
          <w:pPr>
            <w:numPr>
              <w:ilvl w:val="1"/>
              <w:numId w:val="19"/>
            </w:numPr>
            <w:spacing w:line="360" w:lineRule="auto"/>
            <w:ind w:left="792" w:hanging="432"/>
          </w:pPr>
        </w:pPrChange>
      </w:pPr>
      <w:bookmarkStart w:id="1062" w:name="_Toc405759382"/>
      <w:r w:rsidRPr="00A66ED2">
        <w:t>Zmiany w trakcie projektu</w:t>
      </w:r>
      <w:bookmarkEnd w:id="1062"/>
    </w:p>
    <w:p w14:paraId="447B4CA2" w14:textId="47851D1B" w:rsidR="00743BD8" w:rsidRDefault="22B7A049">
      <w:pPr>
        <w:spacing w:line="360" w:lineRule="auto"/>
        <w:ind w:firstLine="360"/>
        <w:jc w:val="both"/>
        <w:rPr>
          <w:rFonts w:cs="Arial"/>
        </w:rPr>
        <w:pPrChange w:id="1063" w:author="aich" w:date="2014-12-08T06:13:00Z">
          <w:pPr>
            <w:spacing w:line="360" w:lineRule="auto"/>
            <w:ind w:firstLine="360"/>
          </w:pPr>
        </w:pPrChange>
      </w:pPr>
      <w:r w:rsidRPr="22B7A049">
        <w:rPr>
          <w:rFonts w:eastAsia="Arial" w:cs="Arial"/>
        </w:rPr>
        <w:t>Podczas wytwarzania systemu nastąpiła jedna zmiana (która pociągnęła za sobą kolejne) –</w:t>
      </w:r>
      <w:del w:id="1064" w:author="Tomasz Gawron" w:date="2014-12-07T21:31:00Z">
        <w:r w:rsidRPr="22B7A049" w:rsidDel="00F517CA">
          <w:rPr>
            <w:rFonts w:eastAsia="Arial" w:cs="Arial"/>
          </w:rPr>
          <w:delText xml:space="preserve"> mianowicie jeden kolega </w:delText>
        </w:r>
      </w:del>
      <w:r w:rsidRPr="22B7A049">
        <w:rPr>
          <w:rFonts w:eastAsia="Arial" w:cs="Arial"/>
        </w:rPr>
        <w:t xml:space="preserve">z zespołu </w:t>
      </w:r>
      <w:del w:id="1065" w:author="Tomasz Gawron" w:date="2014-12-07T21:31:00Z">
        <w:r w:rsidRPr="22B7A049" w:rsidDel="00F517CA">
          <w:rPr>
            <w:rFonts w:eastAsia="Arial" w:cs="Arial"/>
          </w:rPr>
          <w:delText>postanowił zrezygnować z współpracy przy wykonywaniu projektu</w:delText>
        </w:r>
      </w:del>
      <w:ins w:id="1066" w:author="Tomasz Gawron" w:date="2014-12-07T21:31:00Z">
        <w:r w:rsidR="00F517CA">
          <w:rPr>
            <w:rFonts w:eastAsia="Arial" w:cs="Arial"/>
          </w:rPr>
          <w:t xml:space="preserve">odszedł p. </w:t>
        </w:r>
      </w:ins>
      <w:ins w:id="1067" w:author="Speedziarz" w:date="2014-12-07T22:41:00Z">
        <w:r w:rsidR="00542EE0">
          <w:rPr>
            <w:rFonts w:eastAsia="Arial" w:cs="Arial"/>
          </w:rPr>
          <w:t>Milewski</w:t>
        </w:r>
      </w:ins>
      <w:commentRangeStart w:id="1068"/>
      <w:ins w:id="1069" w:author="Tomasz Gawron" w:date="2014-12-07T21:31:00Z">
        <w:del w:id="1070" w:author="Speedziarz" w:date="2014-12-07T22:41:00Z">
          <w:r w:rsidR="00F517CA" w:rsidDel="00542EE0">
            <w:rPr>
              <w:rFonts w:eastAsia="Arial" w:cs="Arial"/>
            </w:rPr>
            <w:delText>Iksiński</w:delText>
          </w:r>
          <w:commentRangeEnd w:id="1068"/>
          <w:r w:rsidR="00F517CA" w:rsidDel="00542EE0">
            <w:rPr>
              <w:rStyle w:val="Odwoaniedokomentarza"/>
            </w:rPr>
            <w:commentReference w:id="1068"/>
          </w:r>
        </w:del>
      </w:ins>
      <w:r w:rsidRPr="22B7A049">
        <w:rPr>
          <w:rFonts w:eastAsia="Arial" w:cs="Arial"/>
        </w:rPr>
        <w:t xml:space="preserve">, tłumacząc swoją decyzję faktem, że niektóre biblioteki które wykorzystamy w projekcie nie będą należeć do wolnego oprogramowania, co w jego przekonaniu było niedopuszczalne. </w:t>
      </w:r>
      <w:del w:id="1071" w:author="Tomasz Gawron" w:date="2014-12-07T21:32:00Z">
        <w:r w:rsidRPr="22B7A049" w:rsidDel="00F517CA">
          <w:rPr>
            <w:rFonts w:eastAsia="Arial" w:cs="Arial"/>
          </w:rPr>
          <w:delText>Cała zaistniała sytuacja była dziwna gdyż w czerwcu podczas wyboru tematu jak i technologii wykonania, kolega ten zaakceptował decyzję wyboru technologii jak i podpisał z nami wspólnie kartę wyboru projektu inżynierskiego.</w:delText>
        </w:r>
      </w:del>
    </w:p>
    <w:p w14:paraId="2DCC15C6" w14:textId="7C18F88B" w:rsidR="009F015D" w:rsidRDefault="00D00AF9">
      <w:pPr>
        <w:spacing w:line="360" w:lineRule="auto"/>
        <w:ind w:firstLine="360"/>
        <w:jc w:val="both"/>
        <w:rPr>
          <w:rFonts w:cs="Arial"/>
        </w:rPr>
        <w:pPrChange w:id="1072" w:author="aich" w:date="2014-12-08T06:13:00Z">
          <w:pPr>
            <w:spacing w:line="360" w:lineRule="auto"/>
            <w:ind w:firstLine="360"/>
          </w:pPr>
        </w:pPrChange>
      </w:pPr>
      <w:r>
        <w:rPr>
          <w:rFonts w:cs="Arial"/>
        </w:rPr>
        <w:t xml:space="preserve">Przez zaistniałą sytuację na początku Sprintu trzeciego, </w:t>
      </w:r>
      <w:ins w:id="1073" w:author="Speedziarz" w:date="2014-12-07T22:42:00Z">
        <w:r w:rsidR="00542EE0">
          <w:rPr>
            <w:rFonts w:cs="Arial"/>
          </w:rPr>
          <w:t xml:space="preserve">zespół musiał </w:t>
        </w:r>
      </w:ins>
      <w:commentRangeStart w:id="1074"/>
      <w:del w:id="1075" w:author="Speedziarz" w:date="2014-12-07T22:42:00Z">
        <w:r w:rsidDel="00542EE0">
          <w:rPr>
            <w:rFonts w:cs="Arial"/>
          </w:rPr>
          <w:delText xml:space="preserve">musieliśmy </w:delText>
        </w:r>
      </w:del>
      <w:commentRangeEnd w:id="1074"/>
      <w:r w:rsidR="00F517CA">
        <w:rPr>
          <w:rStyle w:val="Odwoaniedokomentarza"/>
        </w:rPr>
        <w:commentReference w:id="1074"/>
      </w:r>
      <w:r>
        <w:rPr>
          <w:rFonts w:cs="Arial"/>
        </w:rPr>
        <w:t>zmienić priorytety części zadań, aby zrealizować projekt w wyznaczonym terminie. Część zadań został usunięta z Product Backlog gdyż wykonanie ich w mniejszym zespole było n</w:t>
      </w:r>
      <w:r w:rsidR="009F015D">
        <w:rPr>
          <w:rFonts w:cs="Arial"/>
        </w:rPr>
        <w:t>iemożliwe. Cała sytuacja sprawiła, że nasz projekt został okrojony z dużej ilości funkcjonalności przez co stracił na jakości. Główne funkcje</w:t>
      </w:r>
      <w:ins w:id="1076" w:author="Tomasz Gawron" w:date="2014-12-07T21:32:00Z">
        <w:r w:rsidR="00F517CA">
          <w:rPr>
            <w:rFonts w:cs="Arial"/>
          </w:rPr>
          <w:t>,</w:t>
        </w:r>
      </w:ins>
      <w:r w:rsidR="009F015D">
        <w:rPr>
          <w:rFonts w:cs="Arial"/>
        </w:rPr>
        <w:t xml:space="preserve"> które zostały okrojone z systemu to:</w:t>
      </w:r>
    </w:p>
    <w:p w14:paraId="5CF0D60A" w14:textId="77777777" w:rsidR="00D00AF9" w:rsidRDefault="009F015D">
      <w:pPr>
        <w:numPr>
          <w:ilvl w:val="0"/>
          <w:numId w:val="21"/>
        </w:numPr>
        <w:spacing w:line="360" w:lineRule="auto"/>
        <w:jc w:val="both"/>
        <w:rPr>
          <w:rFonts w:cs="Arial"/>
        </w:rPr>
        <w:pPrChange w:id="1077" w:author="aich" w:date="2014-12-08T06:13:00Z">
          <w:pPr>
            <w:numPr>
              <w:numId w:val="21"/>
            </w:numPr>
            <w:spacing w:line="360" w:lineRule="auto"/>
            <w:ind w:left="1425" w:hanging="360"/>
          </w:pPr>
        </w:pPrChange>
      </w:pPr>
      <w:r>
        <w:rPr>
          <w:rFonts w:cs="Arial"/>
        </w:rPr>
        <w:t>komunikacja wewnętrzna – wysyłanie, przeglądanie, zarządzanie wiadomościami</w:t>
      </w:r>
    </w:p>
    <w:p w14:paraId="065A5901" w14:textId="77777777" w:rsidR="009F015D" w:rsidRDefault="00705E99">
      <w:pPr>
        <w:numPr>
          <w:ilvl w:val="0"/>
          <w:numId w:val="21"/>
        </w:numPr>
        <w:spacing w:line="360" w:lineRule="auto"/>
        <w:jc w:val="both"/>
        <w:rPr>
          <w:rFonts w:cs="Arial"/>
        </w:rPr>
        <w:pPrChange w:id="1078" w:author="aich" w:date="2014-12-08T06:13:00Z">
          <w:pPr>
            <w:numPr>
              <w:numId w:val="21"/>
            </w:numPr>
            <w:spacing w:line="360" w:lineRule="auto"/>
            <w:ind w:left="1425" w:hanging="360"/>
          </w:pPr>
        </w:pPrChange>
      </w:pPr>
      <w:r>
        <w:rPr>
          <w:rFonts w:cs="Arial"/>
        </w:rPr>
        <w:t>filtrowanie, wyszukiwanie użytkowników</w:t>
      </w:r>
    </w:p>
    <w:p w14:paraId="099D9BE6" w14:textId="77777777" w:rsidR="00705E99" w:rsidRDefault="00705E99">
      <w:pPr>
        <w:numPr>
          <w:ilvl w:val="0"/>
          <w:numId w:val="21"/>
        </w:numPr>
        <w:spacing w:line="360" w:lineRule="auto"/>
        <w:jc w:val="both"/>
        <w:rPr>
          <w:rFonts w:cs="Arial"/>
        </w:rPr>
        <w:pPrChange w:id="1079" w:author="aich" w:date="2014-12-08T06:13:00Z">
          <w:pPr>
            <w:numPr>
              <w:numId w:val="21"/>
            </w:numPr>
            <w:spacing w:line="360" w:lineRule="auto"/>
            <w:ind w:left="1425" w:hanging="360"/>
          </w:pPr>
        </w:pPrChange>
      </w:pPr>
      <w:r>
        <w:rPr>
          <w:rFonts w:cs="Arial"/>
        </w:rPr>
        <w:lastRenderedPageBreak/>
        <w:t>nowy interfejs systemu</w:t>
      </w:r>
    </w:p>
    <w:p w14:paraId="7EA694C2" w14:textId="77777777" w:rsidR="00705E99" w:rsidRDefault="00705E99">
      <w:pPr>
        <w:numPr>
          <w:ilvl w:val="0"/>
          <w:numId w:val="21"/>
        </w:numPr>
        <w:spacing w:line="360" w:lineRule="auto"/>
        <w:jc w:val="both"/>
        <w:rPr>
          <w:rFonts w:cs="Arial"/>
        </w:rPr>
        <w:pPrChange w:id="1080" w:author="aich" w:date="2014-12-08T06:13:00Z">
          <w:pPr>
            <w:numPr>
              <w:numId w:val="21"/>
            </w:numPr>
            <w:spacing w:line="360" w:lineRule="auto"/>
            <w:ind w:left="1425" w:hanging="360"/>
          </w:pPr>
        </w:pPrChange>
      </w:pPr>
      <w:r>
        <w:rPr>
          <w:rFonts w:cs="Arial"/>
        </w:rPr>
        <w:t>statystyki wygenerowanych tras</w:t>
      </w:r>
    </w:p>
    <w:p w14:paraId="53BF6E7D" w14:textId="77777777" w:rsidR="00705E99" w:rsidRDefault="00705E99">
      <w:pPr>
        <w:numPr>
          <w:ilvl w:val="0"/>
          <w:numId w:val="21"/>
        </w:numPr>
        <w:spacing w:line="360" w:lineRule="auto"/>
        <w:jc w:val="both"/>
        <w:rPr>
          <w:rFonts w:cs="Arial"/>
        </w:rPr>
        <w:pPrChange w:id="1081" w:author="aich" w:date="2014-12-08T06:13:00Z">
          <w:pPr>
            <w:numPr>
              <w:numId w:val="21"/>
            </w:numPr>
            <w:spacing w:line="360" w:lineRule="auto"/>
            <w:ind w:left="1425" w:hanging="360"/>
          </w:pPr>
        </w:pPrChange>
      </w:pPr>
      <w:r>
        <w:rPr>
          <w:rFonts w:cs="Arial"/>
        </w:rPr>
        <w:t>zarządzanie w postaci listy</w:t>
      </w:r>
    </w:p>
    <w:p w14:paraId="72E33B52" w14:textId="5975211A" w:rsidR="00705E99" w:rsidRDefault="22B7A049">
      <w:pPr>
        <w:spacing w:line="360" w:lineRule="auto"/>
        <w:ind w:firstLine="360"/>
        <w:jc w:val="both"/>
        <w:rPr>
          <w:rFonts w:cs="Arial"/>
        </w:rPr>
        <w:pPrChange w:id="1082" w:author="aich" w:date="2014-12-08T06:13:00Z">
          <w:pPr>
            <w:spacing w:line="360" w:lineRule="auto"/>
            <w:ind w:firstLine="360"/>
          </w:pPr>
        </w:pPrChange>
      </w:pPr>
      <w:r w:rsidRPr="22B7A049">
        <w:rPr>
          <w:rFonts w:eastAsia="Arial" w:cs="Arial"/>
        </w:rPr>
        <w:t>Nastąpiły również zmiany w narzędziach do wytwarzania oprogramowania</w:t>
      </w:r>
      <w:commentRangeStart w:id="1083"/>
      <w:r w:rsidRPr="22B7A049">
        <w:rPr>
          <w:rFonts w:eastAsia="Arial" w:cs="Arial"/>
        </w:rPr>
        <w:t xml:space="preserve">. </w:t>
      </w:r>
      <w:del w:id="1084" w:author="Speedziarz" w:date="2014-12-07T22:44:00Z">
        <w:r w:rsidRPr="22B7A049" w:rsidDel="00DD338A">
          <w:rPr>
            <w:rFonts w:eastAsia="Arial" w:cs="Arial"/>
          </w:rPr>
          <w:delText>Z racji, że obecni członkowie zespołu respektują technologię Microsoftu mogliśmy zmienić IDE na Visual Studio 2013</w:delText>
        </w:r>
        <w:commentRangeEnd w:id="1083"/>
        <w:r w:rsidR="00F517CA" w:rsidDel="00DD338A">
          <w:rPr>
            <w:rStyle w:val="Odwoaniedokomentarza"/>
          </w:rPr>
          <w:commentReference w:id="1083"/>
        </w:r>
      </w:del>
      <w:ins w:id="1085" w:author="Speedziarz" w:date="2014-12-07T22:44:00Z">
        <w:r w:rsidR="00DD338A">
          <w:rPr>
            <w:rFonts w:eastAsia="Arial" w:cs="Arial"/>
          </w:rPr>
          <w:t>Z kluczowych zmian zespół</w:t>
        </w:r>
      </w:ins>
      <w:ins w:id="1086" w:author="Speedziarz" w:date="2014-12-07T22:45:00Z">
        <w:r w:rsidR="00DD338A">
          <w:rPr>
            <w:rFonts w:eastAsia="Arial" w:cs="Arial"/>
          </w:rPr>
          <w:t xml:space="preserve"> postanowił zmienić IDE na Visual Studio, gdyż wymóg aby całe używane oprogramowanie było OpenSource nie miał już racji bytu</w:t>
        </w:r>
      </w:ins>
      <w:r w:rsidRPr="22B7A049">
        <w:rPr>
          <w:rFonts w:eastAsia="Arial" w:cs="Arial"/>
        </w:rPr>
        <w:t>. Była to zmiana na plus, gdyż środowisko to jest bardziej przyjazne do tworzenia kodu niż Xamarin Studio, znacznie więcej rzeczy da się „wyklikać” przez co znacznie można oszczędzić czas przy pisaniu szablonowego kodu. Inna zmiana tyczyła się dostawcy bazy danych, przeszliśmy na MS Serwer</w:t>
      </w:r>
      <w:ins w:id="1087" w:author="Speedziarz" w:date="2014-12-08T03:23:00Z">
        <w:r w:rsidR="009B4673">
          <w:rPr>
            <w:rFonts w:eastAsia="Arial" w:cs="Arial"/>
          </w:rPr>
          <w:t xml:space="preserve">, </w:t>
        </w:r>
      </w:ins>
      <w:del w:id="1088" w:author="Speedziarz" w:date="2014-12-08T03:23:00Z">
        <w:r w:rsidRPr="22B7A049" w:rsidDel="009B4673">
          <w:rPr>
            <w:rFonts w:eastAsia="Arial" w:cs="Arial"/>
          </w:rPr>
          <w:delText xml:space="preserve"> </w:delText>
        </w:r>
      </w:del>
      <w:r w:rsidRPr="22B7A049">
        <w:rPr>
          <w:rFonts w:eastAsia="Arial" w:cs="Arial"/>
        </w:rPr>
        <w:t xml:space="preserve">który jest zintegrowany z Visual Studio 2013. Zmiana co prawda nie zauważalna z poziomu kodu, ponieważ interakcja z bazą wykonywana jest przez ORM Entity Framerwok, ale </w:t>
      </w:r>
      <w:del w:id="1089" w:author="Tomasz Gawron" w:date="2014-12-07T21:35:00Z">
        <w:r w:rsidRPr="22B7A049" w:rsidDel="00F517CA">
          <w:rPr>
            <w:rFonts w:eastAsia="Arial" w:cs="Arial"/>
          </w:rPr>
          <w:delText xml:space="preserve">straciliśmy </w:delText>
        </w:r>
      </w:del>
      <w:ins w:id="1090" w:author="Tomasz Gawron" w:date="2014-12-07T21:35:00Z">
        <w:r w:rsidR="00F517CA">
          <w:rPr>
            <w:rFonts w:eastAsia="Arial" w:cs="Arial"/>
          </w:rPr>
          <w:t>zespół stracił</w:t>
        </w:r>
        <w:r w:rsidR="00F517CA" w:rsidRPr="22B7A049">
          <w:rPr>
            <w:rFonts w:eastAsia="Arial" w:cs="Arial"/>
          </w:rPr>
          <w:t xml:space="preserve"> </w:t>
        </w:r>
      </w:ins>
      <w:r w:rsidRPr="22B7A049">
        <w:rPr>
          <w:rFonts w:eastAsia="Arial" w:cs="Arial"/>
        </w:rPr>
        <w:t>czas na konfigurację serwera MySQL (początkowe rozwiązanie) .</w:t>
      </w:r>
    </w:p>
    <w:p w14:paraId="095A81F0" w14:textId="77777777" w:rsidR="0066444C" w:rsidRPr="00743BD8" w:rsidRDefault="0066444C">
      <w:pPr>
        <w:spacing w:line="360" w:lineRule="auto"/>
        <w:ind w:left="360"/>
        <w:jc w:val="both"/>
        <w:rPr>
          <w:rFonts w:cs="Arial"/>
        </w:rPr>
        <w:pPrChange w:id="1091" w:author="aich" w:date="2014-12-08T06:13:00Z">
          <w:pPr>
            <w:spacing w:line="360" w:lineRule="auto"/>
            <w:ind w:left="360"/>
          </w:pPr>
        </w:pPrChange>
      </w:pPr>
    </w:p>
    <w:p w14:paraId="27CDF4C5" w14:textId="77777777" w:rsidR="00A66ED2" w:rsidRPr="00A66ED2" w:rsidRDefault="00A66ED2">
      <w:pPr>
        <w:pStyle w:val="Nagwek2"/>
        <w:jc w:val="both"/>
        <w:pPrChange w:id="1092" w:author="aich" w:date="2014-12-08T06:13:00Z">
          <w:pPr>
            <w:numPr>
              <w:ilvl w:val="1"/>
              <w:numId w:val="19"/>
            </w:numPr>
            <w:spacing w:line="360" w:lineRule="auto"/>
            <w:ind w:left="792" w:hanging="432"/>
          </w:pPr>
        </w:pPrChange>
      </w:pPr>
      <w:bookmarkStart w:id="1093" w:name="_Toc405759383"/>
      <w:r w:rsidRPr="00A66ED2">
        <w:t>Podsumowanie</w:t>
      </w:r>
      <w:bookmarkEnd w:id="1093"/>
    </w:p>
    <w:p w14:paraId="33530755" w14:textId="61D9C049" w:rsidR="007C7842" w:rsidRDefault="00592FE4">
      <w:pPr>
        <w:spacing w:line="360" w:lineRule="auto"/>
        <w:ind w:firstLine="360"/>
        <w:jc w:val="both"/>
        <w:rPr>
          <w:rFonts w:cs="Arial"/>
        </w:rPr>
        <w:pPrChange w:id="1094" w:author="aich" w:date="2014-12-08T06:13:00Z">
          <w:pPr>
            <w:spacing w:line="360" w:lineRule="auto"/>
            <w:ind w:firstLine="360"/>
          </w:pPr>
        </w:pPrChange>
      </w:pPr>
      <w:r>
        <w:rPr>
          <w:rFonts w:cs="Arial"/>
        </w:rPr>
        <w:t>Na podstawie wykonanego projektu można wyciągnąć bardzo dużo wniosków</w:t>
      </w:r>
      <w:ins w:id="1095" w:author="Speedziarz" w:date="2014-12-08T03:24:00Z">
        <w:r w:rsidR="009B4673">
          <w:rPr>
            <w:rFonts w:cs="Arial"/>
          </w:rPr>
          <w:t xml:space="preserve">, </w:t>
        </w:r>
      </w:ins>
      <w:del w:id="1096" w:author="Speedziarz" w:date="2014-12-08T03:24:00Z">
        <w:r w:rsidDel="009B4673">
          <w:rPr>
            <w:rFonts w:cs="Arial"/>
          </w:rPr>
          <w:delText xml:space="preserve"> </w:delText>
        </w:r>
      </w:del>
      <w:r>
        <w:rPr>
          <w:rFonts w:cs="Arial"/>
        </w:rPr>
        <w:t>które pozwolą na lepszą organizację pracy przy innych nowych wyzwaniach oraz podniosą z pewnością jakość pracy uczestników w nowo rozwiązywanych problemach.</w:t>
      </w:r>
    </w:p>
    <w:p w14:paraId="437A732D" w14:textId="293FBA7F" w:rsidR="00592FE4" w:rsidRDefault="22B7A049">
      <w:pPr>
        <w:spacing w:line="360" w:lineRule="auto"/>
        <w:ind w:firstLine="360"/>
        <w:jc w:val="both"/>
        <w:rPr>
          <w:rFonts w:cs="Arial"/>
        </w:rPr>
        <w:pPrChange w:id="1097" w:author="aich" w:date="2014-12-08T06:13:00Z">
          <w:pPr>
            <w:spacing w:line="360" w:lineRule="auto"/>
            <w:ind w:firstLine="360"/>
          </w:pPr>
        </w:pPrChange>
      </w:pPr>
      <w:r w:rsidRPr="22B7A049">
        <w:rPr>
          <w:rFonts w:eastAsia="Arial" w:cs="Arial"/>
        </w:rPr>
        <w:t xml:space="preserve">Pierwszym bardzo ważnym aspektem który można było zauważyć i który działał trochę na </w:t>
      </w:r>
      <w:commentRangeStart w:id="1098"/>
      <w:del w:id="1099" w:author="Speedziarz" w:date="2014-12-07T22:46:00Z">
        <w:r w:rsidRPr="22B7A049" w:rsidDel="00DD338A">
          <w:rPr>
            <w:rFonts w:eastAsia="Arial" w:cs="Arial"/>
          </w:rPr>
          <w:delText xml:space="preserve">naszą </w:delText>
        </w:r>
        <w:commentRangeEnd w:id="1098"/>
        <w:r w:rsidR="00F517CA" w:rsidDel="00DD338A">
          <w:rPr>
            <w:rStyle w:val="Odwoaniedokomentarza"/>
          </w:rPr>
          <w:commentReference w:id="1098"/>
        </w:r>
        <w:r w:rsidRPr="22B7A049" w:rsidDel="00DD338A">
          <w:rPr>
            <w:rFonts w:eastAsia="Arial" w:cs="Arial"/>
          </w:rPr>
          <w:delText>niekorzyść</w:delText>
        </w:r>
      </w:del>
      <w:ins w:id="1100" w:author="Speedziarz" w:date="2014-12-07T22:46:00Z">
        <w:r w:rsidR="00DD338A">
          <w:rPr>
            <w:rFonts w:eastAsia="Arial" w:cs="Arial"/>
          </w:rPr>
          <w:t>niekorzyść zespołu</w:t>
        </w:r>
      </w:ins>
      <w:r w:rsidRPr="22B7A049">
        <w:rPr>
          <w:rFonts w:eastAsia="Arial" w:cs="Arial"/>
        </w:rPr>
        <w:t xml:space="preserve">, to zbyt późne określenie zakresu projektu. Początkowo planowaliśmy pozyskać wymagania od zewnętrznej firmy, jednak z powodu niektórych przepisów działających w tej instytucji nie udało nam ostatecznie nawiązać współpracy. Przez to nieporozumienie straciliśmy około 2-3 tygodnie na pozyskanie wymagań i po części musieliśmy je definiować dopiero w trakcie realizacji projektu. Przy projekcie trwającym 10 tygodni jest to </w:t>
      </w:r>
      <w:commentRangeStart w:id="1101"/>
      <w:del w:id="1102" w:author="Speedziarz" w:date="2014-12-07T22:47:00Z">
        <w:r w:rsidRPr="22B7A049" w:rsidDel="00DD338A">
          <w:rPr>
            <w:rFonts w:eastAsia="Arial" w:cs="Arial"/>
          </w:rPr>
          <w:delText xml:space="preserve">strasznie </w:delText>
        </w:r>
        <w:commentRangeEnd w:id="1101"/>
        <w:r w:rsidR="00F517CA" w:rsidDel="00DD338A">
          <w:rPr>
            <w:rStyle w:val="Odwoaniedokomentarza"/>
          </w:rPr>
          <w:commentReference w:id="1101"/>
        </w:r>
      </w:del>
      <w:r w:rsidRPr="22B7A049">
        <w:rPr>
          <w:rFonts w:eastAsia="Arial" w:cs="Arial"/>
        </w:rPr>
        <w:t>duża strata czasu</w:t>
      </w:r>
      <w:ins w:id="1103" w:author="Speedziarz" w:date="2014-12-08T03:24:00Z">
        <w:r w:rsidR="009B4673">
          <w:rPr>
            <w:rFonts w:eastAsia="Arial" w:cs="Arial"/>
          </w:rPr>
          <w:t xml:space="preserve">, </w:t>
        </w:r>
      </w:ins>
      <w:del w:id="1104" w:author="Speedziarz" w:date="2014-12-08T03:24:00Z">
        <w:r w:rsidRPr="22B7A049" w:rsidDel="009B4673">
          <w:rPr>
            <w:rFonts w:eastAsia="Arial" w:cs="Arial"/>
          </w:rPr>
          <w:delText xml:space="preserve"> </w:delText>
        </w:r>
      </w:del>
      <w:r w:rsidRPr="22B7A049">
        <w:rPr>
          <w:rFonts w:eastAsia="Arial" w:cs="Arial"/>
        </w:rPr>
        <w:t xml:space="preserve">o czym </w:t>
      </w:r>
      <w:del w:id="1105" w:author="Speedziarz" w:date="2014-12-07T22:47:00Z">
        <w:r w:rsidRPr="22B7A049" w:rsidDel="00DD338A">
          <w:rPr>
            <w:rFonts w:eastAsia="Arial" w:cs="Arial"/>
          </w:rPr>
          <w:delText xml:space="preserve">przekonaliśmy </w:delText>
        </w:r>
      </w:del>
      <w:ins w:id="1106" w:author="Speedziarz" w:date="2014-12-07T22:47:00Z">
        <w:r w:rsidR="00DD338A">
          <w:rPr>
            <w:rFonts w:eastAsia="Arial" w:cs="Arial"/>
          </w:rPr>
          <w:t>zespół przekonał</w:t>
        </w:r>
        <w:r w:rsidR="00DD338A" w:rsidRPr="22B7A049">
          <w:rPr>
            <w:rFonts w:eastAsia="Arial" w:cs="Arial"/>
          </w:rPr>
          <w:t xml:space="preserve"> </w:t>
        </w:r>
      </w:ins>
      <w:r w:rsidRPr="22B7A049">
        <w:rPr>
          <w:rFonts w:eastAsia="Arial" w:cs="Arial"/>
        </w:rPr>
        <w:t>się w końcowym etapie wytwarzania.</w:t>
      </w:r>
    </w:p>
    <w:p w14:paraId="05401DA4" w14:textId="53D39C06" w:rsidR="001335A9" w:rsidRDefault="22B7A049">
      <w:pPr>
        <w:spacing w:line="360" w:lineRule="auto"/>
        <w:ind w:firstLine="360"/>
        <w:jc w:val="both"/>
        <w:rPr>
          <w:rFonts w:cs="Arial"/>
        </w:rPr>
        <w:pPrChange w:id="1107" w:author="aich" w:date="2014-12-08T06:13:00Z">
          <w:pPr>
            <w:spacing w:line="360" w:lineRule="auto"/>
            <w:ind w:firstLine="360"/>
          </w:pPr>
        </w:pPrChange>
      </w:pPr>
      <w:r w:rsidRPr="22B7A049">
        <w:rPr>
          <w:rFonts w:eastAsia="Arial" w:cs="Arial"/>
        </w:rPr>
        <w:t>Innym bardzo ważnym aspektem</w:t>
      </w:r>
      <w:ins w:id="1108" w:author="Speedziarz" w:date="2014-12-08T03:24:00Z">
        <w:r w:rsidR="009B4673">
          <w:rPr>
            <w:rFonts w:eastAsia="Arial" w:cs="Arial"/>
          </w:rPr>
          <w:t xml:space="preserve">, </w:t>
        </w:r>
      </w:ins>
      <w:del w:id="1109" w:author="Speedziarz" w:date="2014-12-08T03:24:00Z">
        <w:r w:rsidRPr="22B7A049" w:rsidDel="009B4673">
          <w:rPr>
            <w:rFonts w:eastAsia="Arial" w:cs="Arial"/>
          </w:rPr>
          <w:delText xml:space="preserve"> </w:delText>
        </w:r>
      </w:del>
      <w:r w:rsidRPr="22B7A049">
        <w:rPr>
          <w:rFonts w:eastAsia="Arial" w:cs="Arial"/>
        </w:rPr>
        <w:t>który można wyciągnąć z realizacji tego projektu</w:t>
      </w:r>
      <w:ins w:id="1110" w:author="Speedziarz" w:date="2014-12-08T03:24:00Z">
        <w:r w:rsidR="009B4673">
          <w:rPr>
            <w:rFonts w:eastAsia="Arial" w:cs="Arial"/>
          </w:rPr>
          <w:t xml:space="preserve">, </w:t>
        </w:r>
      </w:ins>
      <w:del w:id="1111" w:author="Speedziarz" w:date="2014-12-08T03:24:00Z">
        <w:r w:rsidRPr="22B7A049" w:rsidDel="009B4673">
          <w:rPr>
            <w:rFonts w:eastAsia="Arial" w:cs="Arial"/>
          </w:rPr>
          <w:delText xml:space="preserve"> </w:delText>
        </w:r>
      </w:del>
      <w:r w:rsidRPr="22B7A049">
        <w:rPr>
          <w:rFonts w:eastAsia="Arial" w:cs="Arial"/>
        </w:rPr>
        <w:t xml:space="preserve">to komunikacja w zespole. </w:t>
      </w:r>
      <w:del w:id="1112" w:author="aich" w:date="2014-12-07T23:39:00Z">
        <w:r w:rsidRPr="22B7A049" w:rsidDel="007B3033">
          <w:rPr>
            <w:rFonts w:eastAsia="Arial" w:cs="Arial"/>
          </w:rPr>
          <w:delText xml:space="preserve">Przystępowaliśmy </w:delText>
        </w:r>
      </w:del>
      <w:ins w:id="1113" w:author="aich" w:date="2014-12-07T23:39:00Z">
        <w:r w:rsidR="007B3033">
          <w:rPr>
            <w:rFonts w:eastAsia="Arial" w:cs="Arial"/>
          </w:rPr>
          <w:t>Zespół developerów przystępował</w:t>
        </w:r>
        <w:r w:rsidRPr="22B7A049">
          <w:rPr>
            <w:rFonts w:eastAsia="Arial" w:cs="Arial"/>
          </w:rPr>
          <w:t xml:space="preserve"> </w:t>
        </w:r>
      </w:ins>
      <w:r w:rsidRPr="22B7A049">
        <w:rPr>
          <w:rFonts w:eastAsia="Arial" w:cs="Arial"/>
        </w:rPr>
        <w:t>do tego projektu jako nowy zespół</w:t>
      </w:r>
      <w:ins w:id="1114" w:author="Speedziarz" w:date="2014-12-08T03:24:00Z">
        <w:r w:rsidR="009B4673">
          <w:rPr>
            <w:rFonts w:eastAsia="Arial" w:cs="Arial"/>
          </w:rPr>
          <w:t xml:space="preserve">, </w:t>
        </w:r>
      </w:ins>
      <w:r w:rsidRPr="22B7A049">
        <w:rPr>
          <w:rFonts w:eastAsia="Arial" w:cs="Arial"/>
        </w:rPr>
        <w:t xml:space="preserve"> nigdy wcześniej ze sobą nie współpracując, co miało przełożenie w początkowych etapach wytwarzania oprogramowania. Z racji tego że każdy uczęszczał na inną katedrę oraz projekt był realizowany po godzinach </w:t>
      </w:r>
      <w:del w:id="1115" w:author="aich" w:date="2014-12-07T23:51:00Z">
        <w:r w:rsidRPr="22B7A049" w:rsidDel="004B6075">
          <w:rPr>
            <w:rFonts w:eastAsia="Arial" w:cs="Arial"/>
          </w:rPr>
          <w:delText>ciężko było nam</w:delText>
        </w:r>
      </w:del>
      <w:ins w:id="1116" w:author="aich" w:date="2014-12-07T23:51:00Z">
        <w:r w:rsidR="004B6075">
          <w:rPr>
            <w:rFonts w:eastAsia="Arial" w:cs="Arial"/>
          </w:rPr>
          <w:t>developerom ciężko było</w:t>
        </w:r>
      </w:ins>
      <w:r w:rsidRPr="22B7A049">
        <w:rPr>
          <w:rFonts w:eastAsia="Arial" w:cs="Arial"/>
        </w:rPr>
        <w:t xml:space="preserve"> zorganizować czas na wspólne spotkania i omówienie projektu. Kilka spraw związanych z wytwarzanym oprogramowanie pozostało nie do końca wyjaśnione w początkowym etapie, albo konsultowane za pomocą e-mail przez co </w:t>
      </w:r>
      <w:del w:id="1117" w:author="aich" w:date="2014-12-07T23:52:00Z">
        <w:r w:rsidRPr="22B7A049" w:rsidDel="00C8048B">
          <w:rPr>
            <w:rFonts w:eastAsia="Arial" w:cs="Arial"/>
          </w:rPr>
          <w:delText xml:space="preserve">straciliśmy </w:delText>
        </w:r>
      </w:del>
      <w:ins w:id="1118" w:author="aich" w:date="2014-12-07T23:52:00Z">
        <w:r w:rsidR="00C8048B">
          <w:rPr>
            <w:rFonts w:eastAsia="Arial" w:cs="Arial"/>
          </w:rPr>
          <w:t>zespół stracił</w:t>
        </w:r>
        <w:r w:rsidR="00C8048B" w:rsidRPr="22B7A049">
          <w:rPr>
            <w:rFonts w:eastAsia="Arial" w:cs="Arial"/>
          </w:rPr>
          <w:t xml:space="preserve"> </w:t>
        </w:r>
      </w:ins>
      <w:r w:rsidRPr="22B7A049">
        <w:rPr>
          <w:rFonts w:eastAsia="Arial" w:cs="Arial"/>
        </w:rPr>
        <w:t xml:space="preserve">sporo czasu na realizację zadania. Również w początkowym etapie wytwarzania nie każdy </w:t>
      </w:r>
      <w:del w:id="1119" w:author="aich" w:date="2014-12-07T23:53:00Z">
        <w:r w:rsidRPr="22B7A049" w:rsidDel="00C8048B">
          <w:rPr>
            <w:rFonts w:eastAsia="Arial" w:cs="Arial"/>
          </w:rPr>
          <w:delText>wiedział do końca</w:delText>
        </w:r>
      </w:del>
      <w:ins w:id="1120" w:author="aich" w:date="2014-12-07T23:53:00Z">
        <w:r w:rsidR="00C8048B">
          <w:rPr>
            <w:rFonts w:eastAsia="Arial" w:cs="Arial"/>
          </w:rPr>
          <w:t>członek zespołu wiedział</w:t>
        </w:r>
      </w:ins>
      <w:r w:rsidRPr="22B7A049">
        <w:rPr>
          <w:rFonts w:eastAsia="Arial" w:cs="Arial"/>
        </w:rPr>
        <w:t xml:space="preserve"> co ma dokładnie implementować, przez co prace wykonane w pierwszym i drugim sprincie są niewielkie.</w:t>
      </w:r>
    </w:p>
    <w:p w14:paraId="22794DEE" w14:textId="6BCF3169" w:rsidR="00FC4708" w:rsidRDefault="22B7A049">
      <w:pPr>
        <w:spacing w:line="360" w:lineRule="auto"/>
        <w:ind w:firstLine="360"/>
        <w:jc w:val="both"/>
        <w:rPr>
          <w:rFonts w:cs="Arial"/>
        </w:rPr>
        <w:pPrChange w:id="1121" w:author="aich" w:date="2014-12-08T06:13:00Z">
          <w:pPr>
            <w:spacing w:line="360" w:lineRule="auto"/>
            <w:ind w:firstLine="360"/>
          </w:pPr>
        </w:pPrChange>
      </w:pPr>
      <w:r w:rsidRPr="22B7A049">
        <w:rPr>
          <w:rFonts w:eastAsia="Arial" w:cs="Arial"/>
        </w:rPr>
        <w:t>Trzeci ważny aspekt</w:t>
      </w:r>
      <w:ins w:id="1122" w:author="Speedziarz" w:date="2014-12-08T03:25:00Z">
        <w:r w:rsidR="009B4673">
          <w:rPr>
            <w:rFonts w:eastAsia="Arial" w:cs="Arial"/>
          </w:rPr>
          <w:t xml:space="preserve">, </w:t>
        </w:r>
      </w:ins>
      <w:del w:id="1123" w:author="Speedziarz" w:date="2014-12-08T03:25:00Z">
        <w:r w:rsidRPr="22B7A049" w:rsidDel="009B4673">
          <w:rPr>
            <w:rFonts w:eastAsia="Arial" w:cs="Arial"/>
          </w:rPr>
          <w:delText xml:space="preserve"> </w:delText>
        </w:r>
      </w:del>
      <w:r w:rsidRPr="22B7A049">
        <w:rPr>
          <w:rFonts w:eastAsia="Arial" w:cs="Arial"/>
        </w:rPr>
        <w:t>który można wyciągnąć z tego projektu to szacowanie ryzyka w projekcie. Głównym zagadnieniem związanym z ryzykiem tego projektu był fakt, że posiada on nieprzekraczalny termin oddania oraz skład zespołu w trakcie projektu musi być niezmienny. To właśnie mogło zadecydować o niepowodzeniu tego przedsięwzięcia</w:t>
      </w:r>
      <w:ins w:id="1124" w:author="Speedziarz" w:date="2014-12-08T03:25:00Z">
        <w:r w:rsidR="009B4673">
          <w:rPr>
            <w:rFonts w:eastAsia="Arial" w:cs="Arial"/>
          </w:rPr>
          <w:t xml:space="preserve">, </w:t>
        </w:r>
      </w:ins>
      <w:del w:id="1125" w:author="Speedziarz" w:date="2014-12-08T03:25:00Z">
        <w:r w:rsidRPr="22B7A049" w:rsidDel="009B4673">
          <w:rPr>
            <w:rFonts w:eastAsia="Arial" w:cs="Arial"/>
          </w:rPr>
          <w:delText xml:space="preserve"> </w:delText>
        </w:r>
      </w:del>
      <w:r w:rsidRPr="22B7A049">
        <w:rPr>
          <w:rFonts w:eastAsia="Arial" w:cs="Arial"/>
        </w:rPr>
        <w:t>ponieważ z</w:t>
      </w:r>
      <w:ins w:id="1126" w:author="Speedziarz" w:date="2014-12-08T03:25:00Z">
        <w:r w:rsidR="009B4673">
          <w:rPr>
            <w:rFonts w:eastAsia="Arial" w:cs="Arial"/>
          </w:rPr>
          <w:t>e</w:t>
        </w:r>
      </w:ins>
      <w:r w:rsidRPr="22B7A049">
        <w:rPr>
          <w:rFonts w:eastAsia="Arial" w:cs="Arial"/>
        </w:rPr>
        <w:t xml:space="preserve"> współpracy wycofała się jedna osoba. W związku z tym zakres projektu musiał zostać zmniejszony do </w:t>
      </w:r>
      <w:r w:rsidRPr="22B7A049">
        <w:rPr>
          <w:rFonts w:eastAsia="Arial" w:cs="Arial"/>
        </w:rPr>
        <w:lastRenderedPageBreak/>
        <w:t>minimum, aby można było wydać użyteczną wersję oprogramowania spełniającą podstawowe wymagania zawarte w dokumencie projektu.</w:t>
      </w:r>
    </w:p>
    <w:p w14:paraId="0AD3D599" w14:textId="77777777" w:rsidR="00FC4708" w:rsidRPr="0066444C" w:rsidRDefault="00FC4708">
      <w:pPr>
        <w:spacing w:line="360" w:lineRule="auto"/>
        <w:ind w:firstLine="360"/>
        <w:jc w:val="both"/>
        <w:rPr>
          <w:rFonts w:cs="Arial"/>
        </w:rPr>
        <w:pPrChange w:id="1127" w:author="aich" w:date="2014-12-08T06:13:00Z">
          <w:pPr>
            <w:spacing w:line="360" w:lineRule="auto"/>
            <w:ind w:firstLine="360"/>
          </w:pPr>
        </w:pPrChange>
      </w:pPr>
      <w:r>
        <w:rPr>
          <w:rFonts w:cs="Arial"/>
        </w:rPr>
        <w:t>Reasumując powyższe wnioski</w:t>
      </w:r>
      <w:del w:id="1128" w:author="Speedziarz" w:date="2014-12-08T03:25:00Z">
        <w:r w:rsidDel="009B4673">
          <w:rPr>
            <w:rFonts w:cs="Arial"/>
          </w:rPr>
          <w:delText xml:space="preserve"> jak</w:delText>
        </w:r>
      </w:del>
      <w:r>
        <w:rPr>
          <w:rFonts w:cs="Arial"/>
        </w:rPr>
        <w:t xml:space="preserve"> i cały przebieg projektu, można powiedzieć że projekt zakończył się </w:t>
      </w:r>
      <w:r w:rsidR="00934CFB">
        <w:rPr>
          <w:rFonts w:cs="Arial"/>
        </w:rPr>
        <w:t>sukcesem, ponieważ pomimo wielu problemów udało nam się stworzyć funkcjonalną wersję oprogramowania która była założeniem projektu. Możemy jednak zauważyć gdzie popełniliśmy błędy i jak się ich wystrzegać na przyszłość. Dobrą praktyką jest również sporządzanie dokumentacji wykonanych prac na bieżąco, co nie zawsze nam się udawało i w końcowym etapie tworzenia dokumentacji programu sprawiło znacznie większy nakład prac nad wytworzeniem dokumentacji niż zakładaliśmy wcześniej.</w:t>
      </w:r>
      <w:r>
        <w:rPr>
          <w:rFonts w:cs="Arial"/>
        </w:rPr>
        <w:t xml:space="preserve"> </w:t>
      </w:r>
    </w:p>
    <w:p w14:paraId="1283F599" w14:textId="77777777" w:rsidR="007C7842" w:rsidRPr="00825913" w:rsidRDefault="007C7842">
      <w:pPr>
        <w:pStyle w:val="Nagwek1"/>
        <w:jc w:val="both"/>
        <w:pPrChange w:id="1129" w:author="aich" w:date="2014-12-08T06:13:00Z">
          <w:pPr>
            <w:numPr>
              <w:numId w:val="19"/>
            </w:numPr>
            <w:spacing w:line="360" w:lineRule="auto"/>
            <w:ind w:left="360" w:hanging="360"/>
          </w:pPr>
        </w:pPrChange>
      </w:pPr>
      <w:r>
        <w:rPr>
          <w:sz w:val="24"/>
          <w:szCs w:val="24"/>
        </w:rPr>
        <w:br w:type="page"/>
      </w:r>
      <w:bookmarkStart w:id="1130" w:name="_Toc405759384"/>
      <w:r w:rsidRPr="00825913">
        <w:lastRenderedPageBreak/>
        <w:t>Dokumentacja techniczna</w:t>
      </w:r>
      <w:bookmarkEnd w:id="1130"/>
    </w:p>
    <w:p w14:paraId="7D748F22" w14:textId="77777777" w:rsidR="007D4BDF" w:rsidRPr="009E0D03" w:rsidRDefault="007D4BDF">
      <w:pPr>
        <w:pStyle w:val="Nagwek2"/>
        <w:jc w:val="both"/>
        <w:pPrChange w:id="1131" w:author="aich" w:date="2014-12-08T06:13:00Z">
          <w:pPr>
            <w:numPr>
              <w:ilvl w:val="1"/>
              <w:numId w:val="19"/>
            </w:numPr>
            <w:spacing w:line="360" w:lineRule="auto"/>
            <w:ind w:left="792" w:hanging="432"/>
          </w:pPr>
        </w:pPrChange>
      </w:pPr>
      <w:r w:rsidRPr="009E0D03">
        <w:t xml:space="preserve"> </w:t>
      </w:r>
      <w:bookmarkStart w:id="1132" w:name="_Toc405759385"/>
      <w:r w:rsidRPr="009E0D03">
        <w:t>Dokumentacja wizji technicznej</w:t>
      </w:r>
      <w:bookmarkEnd w:id="1132"/>
    </w:p>
    <w:p w14:paraId="07E94438" w14:textId="77777777" w:rsidR="00825913" w:rsidRDefault="00825913">
      <w:pPr>
        <w:numPr>
          <w:ilvl w:val="0"/>
          <w:numId w:val="23"/>
        </w:numPr>
        <w:spacing w:line="360" w:lineRule="auto"/>
        <w:jc w:val="both"/>
        <w:rPr>
          <w:rFonts w:cs="Arial"/>
        </w:rPr>
        <w:pPrChange w:id="1133" w:author="aich" w:date="2014-12-08T06:13:00Z">
          <w:pPr>
            <w:numPr>
              <w:numId w:val="23"/>
            </w:numPr>
            <w:spacing w:line="360" w:lineRule="auto"/>
            <w:ind w:left="720" w:hanging="360"/>
          </w:pPr>
        </w:pPrChange>
      </w:pPr>
      <w:r>
        <w:rPr>
          <w:rFonts w:cs="Arial"/>
        </w:rPr>
        <w:t>Użyte technologie</w:t>
      </w:r>
    </w:p>
    <w:p w14:paraId="48E29208" w14:textId="77777777" w:rsidR="00825913" w:rsidRDefault="00825913">
      <w:pPr>
        <w:numPr>
          <w:ilvl w:val="1"/>
          <w:numId w:val="23"/>
        </w:numPr>
        <w:spacing w:line="360" w:lineRule="auto"/>
        <w:jc w:val="both"/>
        <w:rPr>
          <w:rFonts w:cs="Arial"/>
        </w:rPr>
        <w:pPrChange w:id="1134" w:author="aich" w:date="2014-12-08T06:13:00Z">
          <w:pPr>
            <w:numPr>
              <w:ilvl w:val="1"/>
              <w:numId w:val="23"/>
            </w:numPr>
            <w:spacing w:line="360" w:lineRule="auto"/>
            <w:ind w:left="1440" w:hanging="360"/>
          </w:pPr>
        </w:pPrChange>
      </w:pPr>
      <w:r>
        <w:rPr>
          <w:rFonts w:cs="Arial"/>
        </w:rPr>
        <w:t>ASP.NET MVC 5</w:t>
      </w:r>
    </w:p>
    <w:p w14:paraId="7276F727" w14:textId="77777777" w:rsidR="00825913" w:rsidRDefault="00825913">
      <w:pPr>
        <w:numPr>
          <w:ilvl w:val="1"/>
          <w:numId w:val="23"/>
        </w:numPr>
        <w:spacing w:line="360" w:lineRule="auto"/>
        <w:jc w:val="both"/>
        <w:rPr>
          <w:rFonts w:cs="Arial"/>
        </w:rPr>
        <w:pPrChange w:id="1135" w:author="aich" w:date="2014-12-08T06:13:00Z">
          <w:pPr>
            <w:numPr>
              <w:ilvl w:val="1"/>
              <w:numId w:val="23"/>
            </w:numPr>
            <w:spacing w:line="360" w:lineRule="auto"/>
            <w:ind w:left="1440" w:hanging="360"/>
          </w:pPr>
        </w:pPrChange>
      </w:pPr>
      <w:r>
        <w:rPr>
          <w:rFonts w:cs="Arial"/>
        </w:rPr>
        <w:t>Razor Engine 4</w:t>
      </w:r>
    </w:p>
    <w:p w14:paraId="63630BEE" w14:textId="77777777" w:rsidR="00825913" w:rsidRDefault="22B7A049">
      <w:pPr>
        <w:numPr>
          <w:ilvl w:val="1"/>
          <w:numId w:val="23"/>
        </w:numPr>
        <w:spacing w:line="360" w:lineRule="auto"/>
        <w:jc w:val="both"/>
        <w:rPr>
          <w:rFonts w:cs="Arial"/>
        </w:rPr>
        <w:pPrChange w:id="1136" w:author="aich" w:date="2014-12-08T06:13:00Z">
          <w:pPr>
            <w:numPr>
              <w:ilvl w:val="1"/>
              <w:numId w:val="23"/>
            </w:numPr>
            <w:spacing w:line="360" w:lineRule="auto"/>
            <w:ind w:left="1440" w:hanging="360"/>
          </w:pPr>
        </w:pPrChange>
      </w:pPr>
      <w:r w:rsidRPr="22B7A049">
        <w:rPr>
          <w:rFonts w:eastAsia="Arial" w:cs="Arial"/>
        </w:rPr>
        <w:t>jQuery</w:t>
      </w:r>
    </w:p>
    <w:p w14:paraId="51ACB123" w14:textId="77777777" w:rsidR="22B7A049" w:rsidRDefault="22B7A049">
      <w:pPr>
        <w:numPr>
          <w:ilvl w:val="1"/>
          <w:numId w:val="23"/>
        </w:numPr>
        <w:spacing w:line="360" w:lineRule="auto"/>
        <w:jc w:val="both"/>
        <w:pPrChange w:id="1137" w:author="aich" w:date="2014-12-08T06:13:00Z">
          <w:pPr>
            <w:numPr>
              <w:ilvl w:val="1"/>
              <w:numId w:val="23"/>
            </w:numPr>
            <w:spacing w:line="360" w:lineRule="auto"/>
            <w:ind w:left="1440" w:hanging="360"/>
          </w:pPr>
        </w:pPrChange>
      </w:pPr>
      <w:r w:rsidRPr="22B7A049">
        <w:rPr>
          <w:rFonts w:eastAsia="Arial" w:cs="Arial"/>
        </w:rPr>
        <w:t>jQuery UI</w:t>
      </w:r>
    </w:p>
    <w:p w14:paraId="538CE408" w14:textId="77777777" w:rsidR="22B7A049" w:rsidRDefault="22B7A049">
      <w:pPr>
        <w:numPr>
          <w:ilvl w:val="1"/>
          <w:numId w:val="23"/>
        </w:numPr>
        <w:spacing w:line="360" w:lineRule="auto"/>
        <w:jc w:val="both"/>
        <w:pPrChange w:id="1138" w:author="aich" w:date="2014-12-08T06:13:00Z">
          <w:pPr>
            <w:numPr>
              <w:ilvl w:val="1"/>
              <w:numId w:val="23"/>
            </w:numPr>
            <w:spacing w:line="360" w:lineRule="auto"/>
            <w:ind w:left="1440" w:hanging="360"/>
          </w:pPr>
        </w:pPrChange>
      </w:pPr>
      <w:r w:rsidRPr="22B7A049">
        <w:rPr>
          <w:rFonts w:eastAsia="Arial" w:cs="Arial"/>
        </w:rPr>
        <w:t>Bootstrap</w:t>
      </w:r>
    </w:p>
    <w:p w14:paraId="2C9F0CEA" w14:textId="77777777" w:rsidR="22B7A049" w:rsidRPr="00FE2FFA" w:rsidRDefault="22B7A049">
      <w:pPr>
        <w:numPr>
          <w:ilvl w:val="1"/>
          <w:numId w:val="23"/>
        </w:numPr>
        <w:spacing w:line="360" w:lineRule="auto"/>
        <w:jc w:val="both"/>
        <w:pPrChange w:id="1139" w:author="aich" w:date="2014-12-08T06:13:00Z">
          <w:pPr>
            <w:numPr>
              <w:ilvl w:val="1"/>
              <w:numId w:val="23"/>
            </w:numPr>
            <w:spacing w:line="360" w:lineRule="auto"/>
            <w:ind w:left="1440" w:hanging="360"/>
          </w:pPr>
        </w:pPrChange>
      </w:pPr>
      <w:r w:rsidRPr="00FE2FFA">
        <w:rPr>
          <w:rFonts w:eastAsia="Arial" w:cs="Arial"/>
        </w:rPr>
        <w:t>Ajax</w:t>
      </w:r>
    </w:p>
    <w:p w14:paraId="1CBB8BD1" w14:textId="77777777" w:rsidR="22B7A049" w:rsidRPr="00FE2FFA" w:rsidRDefault="22B7A049">
      <w:pPr>
        <w:numPr>
          <w:ilvl w:val="1"/>
          <w:numId w:val="23"/>
        </w:numPr>
        <w:spacing w:line="360" w:lineRule="auto"/>
        <w:jc w:val="both"/>
        <w:rPr>
          <w:lang w:val="en-US"/>
        </w:rPr>
        <w:pPrChange w:id="1140" w:author="aich" w:date="2014-12-08T06:13:00Z">
          <w:pPr>
            <w:numPr>
              <w:ilvl w:val="1"/>
              <w:numId w:val="23"/>
            </w:numPr>
            <w:spacing w:line="360" w:lineRule="auto"/>
            <w:ind w:left="1440" w:hanging="360"/>
          </w:pPr>
        </w:pPrChange>
      </w:pPr>
      <w:r w:rsidRPr="00FE2FFA">
        <w:rPr>
          <w:rFonts w:eastAsia="Arial" w:cs="Arial"/>
          <w:lang w:val="en-US"/>
          <w:rPrChange w:id="1141" w:author="Speedziarz" w:date="2014-12-08T01:45:00Z">
            <w:rPr>
              <w:rFonts w:eastAsia="Arial" w:cs="Arial"/>
              <w:sz w:val="22"/>
              <w:szCs w:val="22"/>
              <w:lang w:val="en-US"/>
            </w:rPr>
          </w:rPrChange>
        </w:rPr>
        <w:t>Google Directions API (Google Maps API Web Services)</w:t>
      </w:r>
    </w:p>
    <w:p w14:paraId="0B0CA6FA" w14:textId="77777777" w:rsidR="22B7A049" w:rsidRPr="00FE2FFA" w:rsidRDefault="22B7A049">
      <w:pPr>
        <w:numPr>
          <w:ilvl w:val="1"/>
          <w:numId w:val="23"/>
        </w:numPr>
        <w:spacing w:line="360" w:lineRule="auto"/>
        <w:jc w:val="both"/>
        <w:rPr>
          <w:lang w:val="en-US"/>
        </w:rPr>
        <w:pPrChange w:id="1142" w:author="aich" w:date="2014-12-08T06:13:00Z">
          <w:pPr>
            <w:numPr>
              <w:ilvl w:val="1"/>
              <w:numId w:val="23"/>
            </w:numPr>
            <w:spacing w:line="360" w:lineRule="auto"/>
            <w:ind w:left="1440" w:hanging="360"/>
          </w:pPr>
        </w:pPrChange>
      </w:pPr>
      <w:r w:rsidRPr="00FE2FFA">
        <w:rPr>
          <w:rFonts w:eastAsia="Arial" w:cs="Arial"/>
          <w:lang w:val="en-US"/>
          <w:rPrChange w:id="1143" w:author="Speedziarz" w:date="2014-12-08T01:45:00Z">
            <w:rPr>
              <w:rFonts w:eastAsia="Arial" w:cs="Arial"/>
              <w:sz w:val="22"/>
              <w:szCs w:val="22"/>
              <w:lang w:val="en-US"/>
            </w:rPr>
          </w:rPrChange>
        </w:rPr>
        <w:t>Google Directions API (Google Maps Javascript API v3)</w:t>
      </w:r>
    </w:p>
    <w:p w14:paraId="392C09D9" w14:textId="77777777" w:rsidR="22B7A049" w:rsidRPr="00FE2FFA" w:rsidRDefault="22B7A049">
      <w:pPr>
        <w:numPr>
          <w:ilvl w:val="1"/>
          <w:numId w:val="23"/>
        </w:numPr>
        <w:spacing w:line="360" w:lineRule="auto"/>
        <w:jc w:val="both"/>
        <w:rPr>
          <w:lang w:val="en-US"/>
        </w:rPr>
        <w:pPrChange w:id="1144" w:author="aich" w:date="2014-12-08T06:13:00Z">
          <w:pPr>
            <w:numPr>
              <w:ilvl w:val="1"/>
              <w:numId w:val="23"/>
            </w:numPr>
            <w:spacing w:line="360" w:lineRule="auto"/>
            <w:ind w:left="1440" w:hanging="360"/>
          </w:pPr>
        </w:pPrChange>
      </w:pPr>
      <w:r w:rsidRPr="00FE2FFA">
        <w:rPr>
          <w:rFonts w:eastAsia="Arial" w:cs="Arial"/>
          <w:lang w:val="en-US"/>
          <w:rPrChange w:id="1145" w:author="Speedziarz" w:date="2014-12-08T01:45:00Z">
            <w:rPr>
              <w:rFonts w:eastAsia="Arial" w:cs="Arial"/>
              <w:sz w:val="22"/>
              <w:szCs w:val="22"/>
              <w:lang w:val="en-US"/>
            </w:rPr>
          </w:rPrChange>
        </w:rPr>
        <w:t>Google DistanceMatrix API (Google Maps API Web Services)</w:t>
      </w:r>
    </w:p>
    <w:p w14:paraId="35B9DE34" w14:textId="77777777" w:rsidR="22B7A049" w:rsidRPr="00FE2FFA" w:rsidRDefault="22B7A049">
      <w:pPr>
        <w:numPr>
          <w:ilvl w:val="1"/>
          <w:numId w:val="23"/>
        </w:numPr>
        <w:spacing w:line="360" w:lineRule="auto"/>
        <w:jc w:val="both"/>
        <w:pPrChange w:id="1146" w:author="aich" w:date="2014-12-08T06:13:00Z">
          <w:pPr>
            <w:numPr>
              <w:ilvl w:val="1"/>
              <w:numId w:val="23"/>
            </w:numPr>
            <w:spacing w:line="360" w:lineRule="auto"/>
            <w:ind w:left="1440" w:hanging="360"/>
          </w:pPr>
        </w:pPrChange>
      </w:pPr>
      <w:r w:rsidRPr="00FE2FFA">
        <w:rPr>
          <w:rFonts w:eastAsia="Arial" w:cs="Arial"/>
        </w:rPr>
        <w:t>API MapQuest</w:t>
      </w:r>
    </w:p>
    <w:p w14:paraId="5345CF97" w14:textId="77777777" w:rsidR="00E215F4" w:rsidRDefault="00E215F4">
      <w:pPr>
        <w:numPr>
          <w:ilvl w:val="1"/>
          <w:numId w:val="23"/>
        </w:numPr>
        <w:spacing w:line="360" w:lineRule="auto"/>
        <w:jc w:val="both"/>
        <w:rPr>
          <w:rFonts w:cs="Arial"/>
        </w:rPr>
        <w:pPrChange w:id="1147" w:author="aich" w:date="2014-12-08T06:13:00Z">
          <w:pPr>
            <w:numPr>
              <w:ilvl w:val="1"/>
              <w:numId w:val="23"/>
            </w:numPr>
            <w:spacing w:line="360" w:lineRule="auto"/>
            <w:ind w:left="1440" w:hanging="360"/>
          </w:pPr>
        </w:pPrChange>
      </w:pPr>
      <w:r>
        <w:rPr>
          <w:rFonts w:cs="Arial"/>
        </w:rPr>
        <w:t>EntityFramework</w:t>
      </w:r>
    </w:p>
    <w:p w14:paraId="3B75F03D" w14:textId="77777777" w:rsidR="00825913" w:rsidRDefault="00825913">
      <w:pPr>
        <w:numPr>
          <w:ilvl w:val="0"/>
          <w:numId w:val="23"/>
        </w:numPr>
        <w:spacing w:line="360" w:lineRule="auto"/>
        <w:jc w:val="both"/>
        <w:rPr>
          <w:rFonts w:cs="Arial"/>
        </w:rPr>
        <w:pPrChange w:id="1148" w:author="aich" w:date="2014-12-08T06:13:00Z">
          <w:pPr>
            <w:numPr>
              <w:numId w:val="23"/>
            </w:numPr>
            <w:spacing w:line="360" w:lineRule="auto"/>
            <w:ind w:left="720" w:hanging="360"/>
          </w:pPr>
        </w:pPrChange>
      </w:pPr>
      <w:r>
        <w:rPr>
          <w:rFonts w:cs="Arial"/>
        </w:rPr>
        <w:t>Uzasadnienie wyboru</w:t>
      </w:r>
    </w:p>
    <w:p w14:paraId="58FF1DCA" w14:textId="569AD875" w:rsidR="00E215F4" w:rsidRDefault="00E215F4">
      <w:pPr>
        <w:spacing w:line="360" w:lineRule="auto"/>
        <w:jc w:val="both"/>
        <w:rPr>
          <w:rFonts w:cs="Arial"/>
        </w:rPr>
        <w:pPrChange w:id="1149" w:author="aich" w:date="2014-12-08T06:13:00Z">
          <w:pPr>
            <w:spacing w:line="360" w:lineRule="auto"/>
          </w:pPr>
        </w:pPrChange>
      </w:pPr>
      <w:r w:rsidRPr="22B7A049">
        <w:rPr>
          <w:rFonts w:eastAsia="Arial" w:cs="Arial"/>
        </w:rPr>
        <w:t xml:space="preserve"> </w:t>
      </w:r>
      <w:r w:rsidR="00583199">
        <w:rPr>
          <w:rFonts w:cs="Arial"/>
        </w:rPr>
        <w:tab/>
      </w:r>
      <w:r w:rsidR="00102258" w:rsidRPr="22B7A049">
        <w:rPr>
          <w:rFonts w:eastAsia="Arial" w:cs="Arial"/>
        </w:rPr>
        <w:t xml:space="preserve">Wybór był stosunkowo jednoznaczny. Narzucone wymagania wskazywały aby powstały system był aplikacją webową, dlatego </w:t>
      </w:r>
      <w:del w:id="1150" w:author="aich" w:date="2014-12-08T00:52:00Z">
        <w:r w:rsidR="00102258" w:rsidRPr="22B7A049" w:rsidDel="00473B51">
          <w:rPr>
            <w:rFonts w:eastAsia="Arial" w:cs="Arial"/>
          </w:rPr>
          <w:delText xml:space="preserve">zdecydowaliśmy </w:delText>
        </w:r>
      </w:del>
      <w:ins w:id="1151" w:author="aich" w:date="2014-12-08T00:52:00Z">
        <w:r w:rsidR="00473B51">
          <w:rPr>
            <w:rFonts w:eastAsia="Arial" w:cs="Arial"/>
          </w:rPr>
          <w:t>zespół zdecydował</w:t>
        </w:r>
        <w:r w:rsidR="00473B51" w:rsidRPr="22B7A049">
          <w:rPr>
            <w:rFonts w:eastAsia="Arial" w:cs="Arial"/>
          </w:rPr>
          <w:t xml:space="preserve"> </w:t>
        </w:r>
      </w:ins>
      <w:r w:rsidR="00102258" w:rsidRPr="22B7A049">
        <w:rPr>
          <w:rFonts w:eastAsia="Arial" w:cs="Arial"/>
        </w:rPr>
        <w:t>się na ASP.NET MVC. Głównym powodem wyboru tej technologii był fakt, że wszystkie osoby w zespole piszą lub pisały wcześniej w języku C# oraz korzystały z technologii .NET. Tak więc dzięki temu wyborowi nie była niezbędna dodatkowa faza polegająca na zapoznawaniu się z technologią/framework’iem dzięki czemu można było szybciej przystąpić do wykonywania prac związanych z tworzeniem systemu</w:t>
      </w:r>
      <w:r w:rsidR="00583199" w:rsidRPr="22B7A049">
        <w:rPr>
          <w:rFonts w:eastAsia="Arial" w:cs="Arial"/>
        </w:rPr>
        <w:t xml:space="preserve">. Kolejną ważną zaletą która skłoniła nas </w:t>
      </w:r>
      <w:del w:id="1152" w:author="aich" w:date="2014-12-08T00:53:00Z">
        <w:r w:rsidR="00583199" w:rsidRPr="22B7A049" w:rsidDel="00473B51">
          <w:rPr>
            <w:rFonts w:eastAsia="Arial" w:cs="Arial"/>
          </w:rPr>
          <w:delText xml:space="preserve">to </w:delText>
        </w:r>
      </w:del>
      <w:ins w:id="1153" w:author="aich" w:date="2014-12-08T00:53:00Z">
        <w:r w:rsidR="00473B51">
          <w:rPr>
            <w:rFonts w:eastAsia="Arial" w:cs="Arial"/>
          </w:rPr>
          <w:t>do</w:t>
        </w:r>
        <w:r w:rsidR="00473B51" w:rsidRPr="22B7A049">
          <w:rPr>
            <w:rFonts w:eastAsia="Arial" w:cs="Arial"/>
          </w:rPr>
          <w:t xml:space="preserve"> </w:t>
        </w:r>
      </w:ins>
      <w:r w:rsidR="00583199" w:rsidRPr="22B7A049">
        <w:rPr>
          <w:rFonts w:eastAsia="Arial" w:cs="Arial"/>
        </w:rPr>
        <w:t xml:space="preserve">wyboru tej technologii jest fakt, że dużą część kodu można wygenerować na podstawie utworzonych modeli a następnie dostosować do własnych potrzeb. Fakt ten sprawia, że </w:t>
      </w:r>
      <w:del w:id="1154" w:author="aich" w:date="2014-12-08T00:57:00Z">
        <w:r w:rsidR="00583199" w:rsidRPr="22B7A049" w:rsidDel="006D27D1">
          <w:rPr>
            <w:rFonts w:eastAsia="Arial" w:cs="Arial"/>
          </w:rPr>
          <w:delText>nie musimy</w:delText>
        </w:r>
      </w:del>
      <w:ins w:id="1155" w:author="aich" w:date="2014-12-08T00:57:00Z">
        <w:r w:rsidR="006D27D1">
          <w:rPr>
            <w:rFonts w:eastAsia="Arial" w:cs="Arial"/>
          </w:rPr>
          <w:t>zespół nie musi</w:t>
        </w:r>
      </w:ins>
      <w:r w:rsidR="00583199" w:rsidRPr="22B7A049">
        <w:rPr>
          <w:rFonts w:eastAsia="Arial" w:cs="Arial"/>
        </w:rPr>
        <w:t xml:space="preserve"> pisać dużo szablonowego kodu, a robi to za nas Visual Studio. Przy wyborze ORM’a </w:t>
      </w:r>
      <w:del w:id="1156" w:author="aich" w:date="2014-12-08T00:57:00Z">
        <w:r w:rsidR="00583199" w:rsidRPr="22B7A049" w:rsidDel="00AE5953">
          <w:rPr>
            <w:rFonts w:eastAsia="Arial" w:cs="Arial"/>
          </w:rPr>
          <w:delText xml:space="preserve">kierowaliśmy </w:delText>
        </w:r>
      </w:del>
      <w:ins w:id="1157" w:author="aich" w:date="2014-12-08T00:57:00Z">
        <w:r w:rsidR="00AE5953">
          <w:rPr>
            <w:rFonts w:eastAsia="Arial" w:cs="Arial"/>
          </w:rPr>
          <w:t>członkowie zespołu kierowali</w:t>
        </w:r>
        <w:r w:rsidR="00AE5953" w:rsidRPr="22B7A049">
          <w:rPr>
            <w:rFonts w:eastAsia="Arial" w:cs="Arial"/>
          </w:rPr>
          <w:t xml:space="preserve"> </w:t>
        </w:r>
      </w:ins>
      <w:r w:rsidR="00583199" w:rsidRPr="22B7A049">
        <w:rPr>
          <w:rFonts w:eastAsia="Arial" w:cs="Arial"/>
        </w:rPr>
        <w:t xml:space="preserve">się prostotą użycia. Z przeglądu literatury jak i źródłem zawartych w Internecie </w:t>
      </w:r>
      <w:del w:id="1158" w:author="aich" w:date="2014-12-08T00:58:00Z">
        <w:r w:rsidR="00583199" w:rsidRPr="22B7A049" w:rsidDel="00C10F6B">
          <w:rPr>
            <w:rFonts w:eastAsia="Arial" w:cs="Arial"/>
          </w:rPr>
          <w:delText xml:space="preserve">dowiedzieliśmy </w:delText>
        </w:r>
      </w:del>
      <w:ins w:id="1159" w:author="aich" w:date="2014-12-08T00:58:00Z">
        <w:r w:rsidR="00C10F6B">
          <w:rPr>
            <w:rFonts w:eastAsia="Arial" w:cs="Arial"/>
          </w:rPr>
          <w:t>deweloperzy dowiedzieli</w:t>
        </w:r>
        <w:r w:rsidR="00C10F6B" w:rsidRPr="22B7A049">
          <w:rPr>
            <w:rFonts w:eastAsia="Arial" w:cs="Arial"/>
          </w:rPr>
          <w:t xml:space="preserve"> </w:t>
        </w:r>
      </w:ins>
      <w:r w:rsidR="00583199" w:rsidRPr="22B7A049">
        <w:rPr>
          <w:rFonts w:eastAsia="Arial" w:cs="Arial"/>
        </w:rPr>
        <w:t>się, że Entity Framework nie jest zbyt wydajnym ORM’em, ale jest bardzo przyjemny w użyciu i prosty w poznaniu. Główne je</w:t>
      </w:r>
      <w:r w:rsidR="009E0D03" w:rsidRPr="22B7A049">
        <w:rPr>
          <w:rFonts w:eastAsia="Arial" w:cs="Arial"/>
        </w:rPr>
        <w:t>go zalety to możliwość stworzenie modeli, na podstawie których zostanie wygenerowana baza danych ("Code First") jak i odwrotną sytuację – wygenerowanie modelu na podstawnie bazy danych ("Database First"). Oczywiście członkowie ze</w:t>
      </w:r>
      <w:ins w:id="1160" w:author="Speedziarz" w:date="2014-12-08T01:45:00Z">
        <w:r w:rsidR="00FE2FFA">
          <w:rPr>
            <w:rFonts w:eastAsia="Arial" w:cs="Arial"/>
          </w:rPr>
          <w:t>s</w:t>
        </w:r>
      </w:ins>
      <w:r w:rsidR="009E0D03" w:rsidRPr="22B7A049">
        <w:rPr>
          <w:rFonts w:eastAsia="Arial" w:cs="Arial"/>
        </w:rPr>
        <w:t>p</w:t>
      </w:r>
      <w:del w:id="1161" w:author="Speedziarz" w:date="2014-12-08T01:45:00Z">
        <w:r w:rsidR="009E0D03" w:rsidRPr="22B7A049" w:rsidDel="00FE2FFA">
          <w:rPr>
            <w:rFonts w:eastAsia="Arial" w:cs="Arial"/>
          </w:rPr>
          <w:delText>s</w:delText>
        </w:r>
      </w:del>
      <w:r w:rsidR="009E0D03" w:rsidRPr="22B7A049">
        <w:rPr>
          <w:rFonts w:eastAsia="Arial" w:cs="Arial"/>
        </w:rPr>
        <w:t>ołu jako programiści wykorzystali podejście "Code First". Ostatnią i też ważną zaletą wybranego ORM’a jest fakt, że Entity Framework jest projektem typu open source, więc możemy go dobrowolnie wykorzystać w naszej aplikacji.</w:t>
      </w:r>
    </w:p>
    <w:p w14:paraId="1F4F4496" w14:textId="77777777" w:rsidR="00E83991" w:rsidRDefault="00E83991">
      <w:pPr>
        <w:spacing w:line="360" w:lineRule="auto"/>
        <w:jc w:val="both"/>
        <w:rPr>
          <w:rFonts w:cs="Arial"/>
        </w:rPr>
        <w:pPrChange w:id="1162" w:author="aich" w:date="2014-12-08T06:13:00Z">
          <w:pPr>
            <w:spacing w:line="360" w:lineRule="auto"/>
          </w:pPr>
        </w:pPrChange>
      </w:pPr>
    </w:p>
    <w:p w14:paraId="151EF51B" w14:textId="77777777" w:rsidR="007D4BDF" w:rsidRPr="009E0D03" w:rsidRDefault="007D4BDF">
      <w:pPr>
        <w:pStyle w:val="Nagwek2"/>
        <w:jc w:val="both"/>
        <w:pPrChange w:id="1163" w:author="aich" w:date="2014-12-08T06:13:00Z">
          <w:pPr>
            <w:numPr>
              <w:ilvl w:val="1"/>
              <w:numId w:val="19"/>
            </w:numPr>
            <w:spacing w:line="360" w:lineRule="auto"/>
            <w:ind w:left="792" w:hanging="432"/>
          </w:pPr>
        </w:pPrChange>
      </w:pPr>
      <w:r w:rsidRPr="009E0D03">
        <w:lastRenderedPageBreak/>
        <w:t xml:space="preserve"> </w:t>
      </w:r>
      <w:bookmarkStart w:id="1164" w:name="_Toc405759386"/>
      <w:r w:rsidR="00592FE4">
        <w:t>Zawartość projektu</w:t>
      </w:r>
      <w:bookmarkEnd w:id="1164"/>
    </w:p>
    <w:p w14:paraId="48043DEC" w14:textId="77777777" w:rsidR="009E0D03" w:rsidRPr="009505C9" w:rsidRDefault="009505C9">
      <w:pPr>
        <w:pStyle w:val="Nagwek3"/>
        <w:jc w:val="both"/>
        <w:pPrChange w:id="1165" w:author="aich" w:date="2014-12-08T06:13:00Z">
          <w:pPr>
            <w:numPr>
              <w:numId w:val="38"/>
            </w:numPr>
            <w:spacing w:line="360" w:lineRule="auto"/>
            <w:ind w:left="720" w:hanging="360"/>
          </w:pPr>
        </w:pPrChange>
      </w:pPr>
      <w:bookmarkStart w:id="1166" w:name="_Toc405759387"/>
      <w:r w:rsidRPr="009505C9">
        <w:t>Wykorzystane algorytmy</w:t>
      </w:r>
      <w:bookmarkEnd w:id="1166"/>
    </w:p>
    <w:p w14:paraId="584656EB" w14:textId="77777777" w:rsidR="009505C9" w:rsidRDefault="009505C9">
      <w:pPr>
        <w:spacing w:line="360" w:lineRule="auto"/>
        <w:ind w:left="360"/>
        <w:jc w:val="both"/>
        <w:rPr>
          <w:rFonts w:cs="Arial"/>
        </w:rPr>
        <w:pPrChange w:id="1167" w:author="aich" w:date="2014-12-08T06:13:00Z">
          <w:pPr>
            <w:spacing w:line="360" w:lineRule="auto"/>
            <w:ind w:left="360"/>
          </w:pPr>
        </w:pPrChange>
      </w:pPr>
      <w:r>
        <w:rPr>
          <w:rFonts w:cs="Arial"/>
        </w:rPr>
        <w:t>Do optymalizacji trasy dla problemu komiwojażera wykorzystano dwa następujące algorytmy:</w:t>
      </w:r>
    </w:p>
    <w:p w14:paraId="753FE8D4" w14:textId="77777777" w:rsidR="009505C9" w:rsidRDefault="009505C9">
      <w:pPr>
        <w:numPr>
          <w:ilvl w:val="0"/>
          <w:numId w:val="39"/>
        </w:numPr>
        <w:spacing w:line="360" w:lineRule="auto"/>
        <w:jc w:val="both"/>
        <w:rPr>
          <w:rFonts w:cs="Arial"/>
        </w:rPr>
        <w:pPrChange w:id="1168" w:author="aich" w:date="2014-12-08T06:13:00Z">
          <w:pPr>
            <w:numPr>
              <w:numId w:val="39"/>
            </w:numPr>
            <w:spacing w:line="360" w:lineRule="auto"/>
            <w:ind w:left="1080" w:hanging="360"/>
          </w:pPr>
        </w:pPrChange>
      </w:pPr>
      <w:r>
        <w:rPr>
          <w:rFonts w:cs="Arial"/>
        </w:rPr>
        <w:t>BruteForce</w:t>
      </w:r>
    </w:p>
    <w:p w14:paraId="70AECC9E" w14:textId="77777777" w:rsidR="009505C9" w:rsidRDefault="22B7A049">
      <w:pPr>
        <w:spacing w:line="360" w:lineRule="auto"/>
        <w:ind w:left="708"/>
        <w:jc w:val="both"/>
        <w:rPr>
          <w:rFonts w:cs="Arial"/>
        </w:rPr>
        <w:pPrChange w:id="1169" w:author="aich" w:date="2014-12-08T06:13:00Z">
          <w:pPr>
            <w:spacing w:line="360" w:lineRule="auto"/>
            <w:ind w:left="708"/>
          </w:pPr>
        </w:pPrChange>
      </w:pPr>
      <w:r w:rsidRPr="22B7A049">
        <w:rPr>
          <w:rFonts w:eastAsia="Arial" w:cs="Arial"/>
        </w:rPr>
        <w:t>Podstawowy algorytm w wielu problemach, jego główną wadą jest złożoność obliczeniowa – O(n!). Zaletą jest taka, że daje zawsze optymalne rozwiązanie ponieważ sprawdza wszystkie permutacje adresów i stwierdza która z tych permutacji jest optymalną trasą po sumie wcześniej założonych kosztów.</w:t>
      </w:r>
    </w:p>
    <w:p w14:paraId="36B8F74F" w14:textId="77777777" w:rsidR="009505C9" w:rsidRDefault="009505C9">
      <w:pPr>
        <w:numPr>
          <w:ilvl w:val="0"/>
          <w:numId w:val="39"/>
        </w:numPr>
        <w:spacing w:line="360" w:lineRule="auto"/>
        <w:jc w:val="both"/>
        <w:rPr>
          <w:rFonts w:cs="Arial"/>
        </w:rPr>
        <w:pPrChange w:id="1170" w:author="aich" w:date="2014-12-08T06:13:00Z">
          <w:pPr>
            <w:numPr>
              <w:numId w:val="39"/>
            </w:numPr>
            <w:spacing w:line="360" w:lineRule="auto"/>
            <w:ind w:left="1080" w:hanging="360"/>
          </w:pPr>
        </w:pPrChange>
      </w:pPr>
      <w:r>
        <w:rPr>
          <w:rFonts w:cs="Arial"/>
        </w:rPr>
        <w:t>HeldKarp</w:t>
      </w:r>
    </w:p>
    <w:p w14:paraId="7F525CAA" w14:textId="77777777" w:rsidR="00E55C0B" w:rsidRDefault="22B7A049">
      <w:pPr>
        <w:spacing w:line="360" w:lineRule="auto"/>
        <w:ind w:left="708"/>
        <w:jc w:val="both"/>
        <w:rPr>
          <w:rFonts w:cs="Arial"/>
        </w:rPr>
        <w:pPrChange w:id="1171" w:author="aich" w:date="2014-12-08T06:13:00Z">
          <w:pPr>
            <w:spacing w:line="360" w:lineRule="auto"/>
            <w:ind w:left="708"/>
          </w:pPr>
        </w:pPrChange>
      </w:pPr>
      <w:r w:rsidRPr="22B7A049">
        <w:rPr>
          <w:rFonts w:eastAsia="Arial" w:cs="Arial"/>
        </w:rPr>
        <w:t>Znacznie bardziej skomplikowany niż BruteForce, jednak posiada mniejszą złożoność obliczeniową, rzędu O(n</w:t>
      </w:r>
      <w:r w:rsidRPr="22B7A049">
        <w:rPr>
          <w:rFonts w:eastAsia="Arial" w:cs="Arial"/>
          <w:vertAlign w:val="superscript"/>
        </w:rPr>
        <w:t>2</w:t>
      </w:r>
      <w:r w:rsidRPr="22B7A049">
        <w:rPr>
          <w:rFonts w:eastAsia="Arial" w:cs="Arial"/>
        </w:rPr>
        <w:t>2</w:t>
      </w:r>
      <w:r w:rsidRPr="22B7A049">
        <w:rPr>
          <w:rFonts w:eastAsia="Arial" w:cs="Arial"/>
          <w:vertAlign w:val="superscript"/>
        </w:rPr>
        <w:t>n</w:t>
      </w:r>
      <w:r w:rsidRPr="22B7A049">
        <w:rPr>
          <w:rFonts w:eastAsia="Arial" w:cs="Arial"/>
        </w:rPr>
        <w:t>), co w przypadku dużej liczby przesyłek jest bardzo pożądanym parametrem.</w:t>
      </w:r>
    </w:p>
    <w:p w14:paraId="0A5782D5" w14:textId="0393C6AB" w:rsidR="009505C9" w:rsidRDefault="22B7A049">
      <w:pPr>
        <w:spacing w:line="360" w:lineRule="auto"/>
        <w:ind w:firstLine="360"/>
        <w:jc w:val="both"/>
        <w:rPr>
          <w:rFonts w:cs="Arial"/>
        </w:rPr>
        <w:pPrChange w:id="1172" w:author="aich" w:date="2014-12-08T06:13:00Z">
          <w:pPr>
            <w:spacing w:line="360" w:lineRule="auto"/>
            <w:ind w:firstLine="360"/>
          </w:pPr>
        </w:pPrChange>
      </w:pPr>
      <w:r w:rsidRPr="22B7A049">
        <w:rPr>
          <w:rFonts w:eastAsia="Arial" w:cs="Arial"/>
        </w:rPr>
        <w:t xml:space="preserve">Głównie przy wyborze tych algorytmów </w:t>
      </w:r>
      <w:del w:id="1173" w:author="aich" w:date="2014-12-08T00:59:00Z">
        <w:r w:rsidRPr="22B7A049" w:rsidDel="002C6E9C">
          <w:rPr>
            <w:rFonts w:eastAsia="Arial" w:cs="Arial"/>
          </w:rPr>
          <w:delText xml:space="preserve">kierowaliśmy </w:delText>
        </w:r>
      </w:del>
      <w:ins w:id="1174" w:author="aich" w:date="2014-12-08T00:59:00Z">
        <w:r w:rsidR="002C6E9C">
          <w:rPr>
            <w:rFonts w:eastAsia="Arial" w:cs="Arial"/>
          </w:rPr>
          <w:t>zespół kierował</w:t>
        </w:r>
        <w:r w:rsidR="002C6E9C" w:rsidRPr="22B7A049">
          <w:rPr>
            <w:rFonts w:eastAsia="Arial" w:cs="Arial"/>
          </w:rPr>
          <w:t xml:space="preserve"> </w:t>
        </w:r>
      </w:ins>
      <w:r w:rsidRPr="22B7A049">
        <w:rPr>
          <w:rFonts w:eastAsia="Arial" w:cs="Arial"/>
        </w:rPr>
        <w:t xml:space="preserve">się faktem, że dają one optymalne rozwiązania, co było założeniem naszego projektu – „generowanie optymalnych tras w firmie logistycznej”. Rozwiązania problemu komiwojażera dostarczane przez takich dostawców jak MapQuest czy GoogleMaps używają heurystyk do generowania tras – tak więc ich rozwiązania nie są optymalne (chociaż często dosyć bliskie rozwiązaniu optymalnego, dlatego też </w:t>
      </w:r>
      <w:del w:id="1175" w:author="aich" w:date="2014-12-08T00:59:00Z">
        <w:r w:rsidRPr="22B7A049" w:rsidDel="00530C3C">
          <w:rPr>
            <w:rFonts w:eastAsia="Arial" w:cs="Arial"/>
          </w:rPr>
          <w:delText xml:space="preserve">pozostawiliśmy </w:delText>
        </w:r>
      </w:del>
      <w:ins w:id="1176" w:author="aich" w:date="2014-12-08T00:59:00Z">
        <w:r w:rsidR="00530C3C">
          <w:rPr>
            <w:rFonts w:eastAsia="Arial" w:cs="Arial"/>
          </w:rPr>
          <w:t>zespół zdecydował pozostawić</w:t>
        </w:r>
        <w:r w:rsidR="00530C3C" w:rsidRPr="22B7A049">
          <w:rPr>
            <w:rFonts w:eastAsia="Arial" w:cs="Arial"/>
          </w:rPr>
          <w:t xml:space="preserve"> </w:t>
        </w:r>
      </w:ins>
      <w:r w:rsidRPr="22B7A049">
        <w:rPr>
          <w:rFonts w:eastAsia="Arial" w:cs="Arial"/>
        </w:rPr>
        <w:t>w systemie opcję wyboru innego dostawcy optymalizacji trasy niż nasza aplikacja).</w:t>
      </w:r>
    </w:p>
    <w:p w14:paraId="46945827" w14:textId="77777777" w:rsidR="00EF583C" w:rsidRDefault="00EF583C">
      <w:pPr>
        <w:spacing w:line="360" w:lineRule="auto"/>
        <w:jc w:val="both"/>
        <w:rPr>
          <w:rFonts w:cs="Arial"/>
        </w:rPr>
        <w:pPrChange w:id="1177" w:author="aich" w:date="2014-12-08T06:13:00Z">
          <w:pPr>
            <w:spacing w:line="360" w:lineRule="auto"/>
          </w:pPr>
        </w:pPrChange>
      </w:pPr>
    </w:p>
    <w:p w14:paraId="232F931D" w14:textId="77777777" w:rsidR="22B7A049" w:rsidRDefault="22B7A049">
      <w:pPr>
        <w:pStyle w:val="Nagwek3"/>
        <w:jc w:val="both"/>
        <w:pPrChange w:id="1178" w:author="aich" w:date="2014-12-08T06:13:00Z">
          <w:pPr>
            <w:numPr>
              <w:numId w:val="38"/>
            </w:numPr>
            <w:spacing w:line="360" w:lineRule="auto"/>
            <w:ind w:left="720" w:hanging="360"/>
          </w:pPr>
        </w:pPrChange>
      </w:pPr>
      <w:bookmarkStart w:id="1179" w:name="_Toc405759388"/>
      <w:r w:rsidRPr="22B7A049">
        <w:rPr>
          <w:rFonts w:eastAsia="Arial"/>
        </w:rPr>
        <w:t>Algorytm HeldKarp’a zaimplementowany w programie:</w:t>
      </w:r>
      <w:bookmarkEnd w:id="1179"/>
    </w:p>
    <w:p w14:paraId="6CE04B45" w14:textId="77777777" w:rsidR="22B7A049" w:rsidRDefault="22B7A049">
      <w:pPr>
        <w:spacing w:line="360" w:lineRule="auto"/>
        <w:jc w:val="both"/>
        <w:pPrChange w:id="1180" w:author="aich" w:date="2014-12-08T06:13:00Z">
          <w:pPr>
            <w:spacing w:line="360" w:lineRule="auto"/>
          </w:pPr>
        </w:pPrChange>
      </w:pPr>
    </w:p>
    <w:p w14:paraId="64579420"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81" w:author="aich" w:date="2014-12-08T06:13:00Z">
          <w:pPr>
            <w:autoSpaceDE w:val="0"/>
            <w:autoSpaceDN w:val="0"/>
            <w:adjustRightInd w:val="0"/>
          </w:pPr>
        </w:pPrChange>
      </w:pPr>
      <w:r w:rsidRPr="22B7A049">
        <w:rPr>
          <w:rFonts w:ascii="Consolas" w:eastAsia="Consolas" w:hAnsi="Consolas" w:cs="Consolas"/>
          <w:color w:val="0000FF"/>
          <w:sz w:val="19"/>
          <w:szCs w:val="19"/>
          <w:highlight w:val="white"/>
          <w:lang w:val="en-US"/>
        </w:rPr>
        <w:t>private</w:t>
      </w: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double</w:t>
      </w:r>
      <w:r w:rsidRPr="22B7A049">
        <w:rPr>
          <w:rFonts w:ascii="Consolas" w:eastAsia="Consolas" w:hAnsi="Consolas" w:cs="Consolas"/>
          <w:color w:val="000000" w:themeColor="text1"/>
          <w:sz w:val="19"/>
          <w:szCs w:val="19"/>
          <w:highlight w:val="white"/>
          <w:lang w:val="en-US"/>
        </w:rPr>
        <w:t xml:space="preserve"> GetMinimumCostRoute(</w:t>
      </w:r>
      <w:r w:rsidRPr="22B7A049">
        <w:rPr>
          <w:rFonts w:ascii="Consolas" w:eastAsia="Consolas" w:hAnsi="Consolas" w:cs="Consolas"/>
          <w:color w:val="0000FF"/>
          <w:sz w:val="19"/>
          <w:szCs w:val="19"/>
          <w:highlight w:val="white"/>
          <w:lang w:val="en-US"/>
        </w:rPr>
        <w:t>int</w:t>
      </w:r>
      <w:r w:rsidRPr="22B7A049">
        <w:rPr>
          <w:rFonts w:ascii="Consolas" w:eastAsia="Consolas" w:hAnsi="Consolas" w:cs="Consolas"/>
          <w:color w:val="000000" w:themeColor="text1"/>
          <w:sz w:val="19"/>
          <w:szCs w:val="19"/>
          <w:highlight w:val="white"/>
          <w:lang w:val="en-US"/>
        </w:rPr>
        <w:t xml:space="preserve"> startVertex, </w:t>
      </w:r>
      <w:r w:rsidRPr="22B7A049">
        <w:rPr>
          <w:rFonts w:ascii="Consolas" w:eastAsia="Consolas" w:hAnsi="Consolas" w:cs="Consolas"/>
          <w:color w:val="2B91AF"/>
          <w:sz w:val="19"/>
          <w:szCs w:val="19"/>
          <w:highlight w:val="white"/>
          <w:lang w:val="en-US"/>
        </w:rPr>
        <w:t>HashSet</w:t>
      </w:r>
      <w:r w:rsidRPr="22B7A049">
        <w:rPr>
          <w:rFonts w:ascii="Consolas" w:eastAsia="Consolas" w:hAnsi="Consolas" w:cs="Consolas"/>
          <w:color w:val="000000" w:themeColor="text1"/>
          <w:sz w:val="19"/>
          <w:szCs w:val="19"/>
          <w:highlight w:val="white"/>
          <w:lang w:val="en-US"/>
        </w:rPr>
        <w:t>&lt;</w:t>
      </w:r>
      <w:r w:rsidRPr="22B7A049">
        <w:rPr>
          <w:rFonts w:ascii="Consolas" w:eastAsia="Consolas" w:hAnsi="Consolas" w:cs="Consolas"/>
          <w:color w:val="0000FF"/>
          <w:sz w:val="19"/>
          <w:szCs w:val="19"/>
          <w:highlight w:val="white"/>
          <w:lang w:val="en-US"/>
        </w:rPr>
        <w:t>int</w:t>
      </w:r>
      <w:r w:rsidRPr="22B7A049">
        <w:rPr>
          <w:rFonts w:ascii="Consolas" w:eastAsia="Consolas" w:hAnsi="Consolas" w:cs="Consolas"/>
          <w:color w:val="000000" w:themeColor="text1"/>
          <w:sz w:val="19"/>
          <w:szCs w:val="19"/>
          <w:highlight w:val="white"/>
          <w:lang w:val="en-US"/>
        </w:rPr>
        <w:t xml:space="preserve">&gt; set, </w:t>
      </w:r>
      <w:r w:rsidRPr="22B7A049">
        <w:rPr>
          <w:rFonts w:ascii="Consolas" w:eastAsia="Consolas" w:hAnsi="Consolas" w:cs="Consolas"/>
          <w:color w:val="2B91AF"/>
          <w:sz w:val="19"/>
          <w:szCs w:val="19"/>
          <w:highlight w:val="white"/>
          <w:lang w:val="en-US"/>
        </w:rPr>
        <w:t>Node</w:t>
      </w:r>
      <w:r w:rsidRPr="22B7A049">
        <w:rPr>
          <w:rFonts w:ascii="Consolas" w:eastAsia="Consolas" w:hAnsi="Consolas" w:cs="Consolas"/>
          <w:color w:val="000000" w:themeColor="text1"/>
          <w:sz w:val="19"/>
          <w:szCs w:val="19"/>
          <w:highlight w:val="white"/>
          <w:lang w:val="en-US"/>
        </w:rPr>
        <w:t xml:space="preserve"> root)</w:t>
      </w:r>
    </w:p>
    <w:p w14:paraId="7D43DE55"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2"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00" w:themeColor="text1"/>
          <w:sz w:val="19"/>
          <w:szCs w:val="19"/>
          <w:highlight w:val="white"/>
          <w:lang w:val="en-US"/>
        </w:rPr>
        <w:t>{</w:t>
      </w:r>
    </w:p>
    <w:p w14:paraId="4EB84262"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3"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if</w:t>
      </w:r>
      <w:r w:rsidRPr="007E2120">
        <w:rPr>
          <w:rFonts w:ascii="Consolas" w:eastAsia="Consolas" w:hAnsi="Consolas" w:cs="Consolas"/>
          <w:color w:val="000000" w:themeColor="text1"/>
          <w:sz w:val="19"/>
          <w:szCs w:val="19"/>
          <w:highlight w:val="white"/>
          <w:lang w:val="en-US"/>
        </w:rPr>
        <w:t xml:space="preserve"> (!set.Any())</w:t>
      </w:r>
    </w:p>
    <w:p w14:paraId="13E567CB"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4"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p>
    <w:p w14:paraId="53D52510"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5"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return</w:t>
      </w:r>
      <w:r w:rsidRPr="007E2120">
        <w:rPr>
          <w:rFonts w:ascii="Consolas" w:eastAsia="Consolas" w:hAnsi="Consolas" w:cs="Consolas"/>
          <w:color w:val="000000" w:themeColor="text1"/>
          <w:sz w:val="19"/>
          <w:szCs w:val="19"/>
          <w:highlight w:val="white"/>
          <w:lang w:val="en-US"/>
        </w:rPr>
        <w:t xml:space="preserve"> _adjacencyMatrix[startVertex, 0];</w:t>
      </w:r>
    </w:p>
    <w:p w14:paraId="7B403100"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6"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p>
    <w:p w14:paraId="092EAFDD" w14:textId="77777777" w:rsidR="007D6A1E" w:rsidRPr="007E2120" w:rsidRDefault="007D6A1E">
      <w:pPr>
        <w:autoSpaceDE w:val="0"/>
        <w:autoSpaceDN w:val="0"/>
        <w:adjustRightInd w:val="0"/>
        <w:jc w:val="both"/>
        <w:rPr>
          <w:rFonts w:ascii="Consolas" w:hAnsi="Consolas" w:cs="Consolas"/>
          <w:color w:val="000000"/>
          <w:sz w:val="19"/>
          <w:szCs w:val="19"/>
          <w:highlight w:val="white"/>
          <w:lang w:val="en-US"/>
        </w:rPr>
        <w:pPrChange w:id="1187" w:author="aich" w:date="2014-12-08T06:13:00Z">
          <w:pPr>
            <w:autoSpaceDE w:val="0"/>
            <w:autoSpaceDN w:val="0"/>
            <w:adjustRightInd w:val="0"/>
          </w:pPr>
        </w:pPrChange>
      </w:pPr>
    </w:p>
    <w:p w14:paraId="46E321D6"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8"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double</w:t>
      </w:r>
      <w:r w:rsidRPr="007E2120">
        <w:rPr>
          <w:rFonts w:ascii="Consolas" w:eastAsia="Consolas" w:hAnsi="Consolas" w:cs="Consolas"/>
          <w:color w:val="000000" w:themeColor="text1"/>
          <w:sz w:val="19"/>
          <w:szCs w:val="19"/>
          <w:highlight w:val="white"/>
          <w:lang w:val="en-US"/>
        </w:rPr>
        <w:t xml:space="preserve"> minCostTotal = </w:t>
      </w:r>
      <w:r w:rsidRPr="007E2120">
        <w:rPr>
          <w:rFonts w:ascii="Consolas" w:eastAsia="Consolas" w:hAnsi="Consolas" w:cs="Consolas"/>
          <w:color w:val="0000FF"/>
          <w:sz w:val="19"/>
          <w:szCs w:val="19"/>
          <w:highlight w:val="white"/>
          <w:lang w:val="en-US"/>
        </w:rPr>
        <w:t>double</w:t>
      </w:r>
      <w:r w:rsidRPr="007E2120">
        <w:rPr>
          <w:rFonts w:ascii="Consolas" w:eastAsia="Consolas" w:hAnsi="Consolas" w:cs="Consolas"/>
          <w:color w:val="000000" w:themeColor="text1"/>
          <w:sz w:val="19"/>
          <w:szCs w:val="19"/>
          <w:highlight w:val="white"/>
          <w:lang w:val="en-US"/>
        </w:rPr>
        <w:t>.MaxValue;</w:t>
      </w:r>
    </w:p>
    <w:p w14:paraId="5D0DF88B"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89"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int</w:t>
      </w:r>
      <w:r w:rsidRPr="007E2120">
        <w:rPr>
          <w:rFonts w:ascii="Consolas" w:eastAsia="Consolas" w:hAnsi="Consolas" w:cs="Consolas"/>
          <w:color w:val="000000" w:themeColor="text1"/>
          <w:sz w:val="19"/>
          <w:szCs w:val="19"/>
          <w:highlight w:val="white"/>
          <w:lang w:val="en-US"/>
        </w:rPr>
        <w:t xml:space="preserve"> i = 0;</w:t>
      </w:r>
    </w:p>
    <w:p w14:paraId="389285EC"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90"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int</w:t>
      </w:r>
      <w:r w:rsidRPr="007E2120">
        <w:rPr>
          <w:rFonts w:ascii="Consolas" w:eastAsia="Consolas" w:hAnsi="Consolas" w:cs="Consolas"/>
          <w:color w:val="000000" w:themeColor="text1"/>
          <w:sz w:val="19"/>
          <w:szCs w:val="19"/>
          <w:highlight w:val="white"/>
          <w:lang w:val="en-US"/>
        </w:rPr>
        <w:t xml:space="preserve"> selectedIdx = i;</w:t>
      </w:r>
    </w:p>
    <w:p w14:paraId="7A0454B2"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91"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root.ChildNodes = </w:t>
      </w:r>
      <w:r w:rsidRPr="22B7A049">
        <w:rPr>
          <w:rFonts w:ascii="Consolas" w:eastAsia="Consolas" w:hAnsi="Consolas" w:cs="Consolas"/>
          <w:color w:val="0000FF"/>
          <w:sz w:val="19"/>
          <w:szCs w:val="19"/>
          <w:highlight w:val="white"/>
          <w:lang w:val="en-US"/>
        </w:rPr>
        <w:t>new</w:t>
      </w: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2B91AF"/>
          <w:sz w:val="19"/>
          <w:szCs w:val="19"/>
          <w:highlight w:val="white"/>
          <w:lang w:val="en-US"/>
        </w:rPr>
        <w:t>Node</w:t>
      </w:r>
      <w:r w:rsidRPr="22B7A049">
        <w:rPr>
          <w:rFonts w:ascii="Consolas" w:eastAsia="Consolas" w:hAnsi="Consolas" w:cs="Consolas"/>
          <w:color w:val="000000" w:themeColor="text1"/>
          <w:sz w:val="19"/>
          <w:szCs w:val="19"/>
          <w:highlight w:val="white"/>
          <w:lang w:val="en-US"/>
        </w:rPr>
        <w:t>[set.Count()];</w:t>
      </w:r>
    </w:p>
    <w:p w14:paraId="476AAE98" w14:textId="77777777" w:rsidR="007D6A1E" w:rsidRPr="007D6A1E" w:rsidRDefault="007D6A1E">
      <w:pPr>
        <w:autoSpaceDE w:val="0"/>
        <w:autoSpaceDN w:val="0"/>
        <w:adjustRightInd w:val="0"/>
        <w:jc w:val="both"/>
        <w:rPr>
          <w:rFonts w:ascii="Consolas" w:hAnsi="Consolas" w:cs="Consolas"/>
          <w:color w:val="000000"/>
          <w:sz w:val="19"/>
          <w:szCs w:val="19"/>
          <w:highlight w:val="white"/>
          <w:lang w:val="en-US"/>
        </w:rPr>
        <w:pPrChange w:id="1192" w:author="aich" w:date="2014-12-08T06:13:00Z">
          <w:pPr>
            <w:autoSpaceDE w:val="0"/>
            <w:autoSpaceDN w:val="0"/>
            <w:adjustRightInd w:val="0"/>
          </w:pPr>
        </w:pPrChange>
      </w:pPr>
    </w:p>
    <w:p w14:paraId="72CE9B7E"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93"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foreach</w:t>
      </w: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int</w:t>
      </w:r>
      <w:r w:rsidRPr="22B7A049">
        <w:rPr>
          <w:rFonts w:ascii="Consolas" w:eastAsia="Consolas" w:hAnsi="Consolas" w:cs="Consolas"/>
          <w:color w:val="000000" w:themeColor="text1"/>
          <w:sz w:val="19"/>
          <w:szCs w:val="19"/>
          <w:highlight w:val="white"/>
          <w:lang w:val="en-US"/>
        </w:rPr>
        <w:t xml:space="preserve"> destinationVertex </w:t>
      </w:r>
      <w:r w:rsidRPr="22B7A049">
        <w:rPr>
          <w:rFonts w:ascii="Consolas" w:eastAsia="Consolas" w:hAnsi="Consolas" w:cs="Consolas"/>
          <w:color w:val="0000FF"/>
          <w:sz w:val="19"/>
          <w:szCs w:val="19"/>
          <w:highlight w:val="white"/>
          <w:lang w:val="en-US"/>
        </w:rPr>
        <w:t>in</w:t>
      </w:r>
      <w:r w:rsidRPr="22B7A049">
        <w:rPr>
          <w:rFonts w:ascii="Consolas" w:eastAsia="Consolas" w:hAnsi="Consolas" w:cs="Consolas"/>
          <w:color w:val="000000" w:themeColor="text1"/>
          <w:sz w:val="19"/>
          <w:szCs w:val="19"/>
          <w:highlight w:val="white"/>
          <w:lang w:val="en-US"/>
        </w:rPr>
        <w:t xml:space="preserve"> set)</w:t>
      </w:r>
    </w:p>
    <w:p w14:paraId="5A3F31BD"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194"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00" w:themeColor="text1"/>
          <w:sz w:val="19"/>
          <w:szCs w:val="19"/>
          <w:highlight w:val="white"/>
          <w:lang w:val="en-US"/>
        </w:rPr>
        <w:t>{</w:t>
      </w:r>
    </w:p>
    <w:p w14:paraId="3051C920"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95"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root.ChildNodes[i] = </w:t>
      </w:r>
      <w:r w:rsidRPr="22B7A049">
        <w:rPr>
          <w:rFonts w:ascii="Consolas" w:eastAsia="Consolas" w:hAnsi="Consolas" w:cs="Consolas"/>
          <w:color w:val="0000FF"/>
          <w:sz w:val="19"/>
          <w:szCs w:val="19"/>
          <w:highlight w:val="white"/>
          <w:lang w:val="en-US"/>
        </w:rPr>
        <w:t>new</w:t>
      </w: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2B91AF"/>
          <w:sz w:val="19"/>
          <w:szCs w:val="19"/>
          <w:highlight w:val="white"/>
          <w:lang w:val="en-US"/>
        </w:rPr>
        <w:t>Node</w:t>
      </w:r>
      <w:r w:rsidRPr="22B7A049">
        <w:rPr>
          <w:rFonts w:ascii="Consolas" w:eastAsia="Consolas" w:hAnsi="Consolas" w:cs="Consolas"/>
          <w:color w:val="000000" w:themeColor="text1"/>
          <w:sz w:val="19"/>
          <w:szCs w:val="19"/>
          <w:highlight w:val="white"/>
          <w:lang w:val="en-US"/>
        </w:rPr>
        <w:t xml:space="preserve"> {Vertex = destinationVertex};</w:t>
      </w:r>
    </w:p>
    <w:p w14:paraId="699ECD2F" w14:textId="77777777" w:rsidR="007D6A1E" w:rsidRPr="007D6A1E" w:rsidRDefault="007D6A1E">
      <w:pPr>
        <w:autoSpaceDE w:val="0"/>
        <w:autoSpaceDN w:val="0"/>
        <w:adjustRightInd w:val="0"/>
        <w:jc w:val="both"/>
        <w:rPr>
          <w:rFonts w:ascii="Consolas" w:hAnsi="Consolas" w:cs="Consolas"/>
          <w:color w:val="000000"/>
          <w:sz w:val="19"/>
          <w:szCs w:val="19"/>
          <w:highlight w:val="white"/>
          <w:lang w:val="en-US"/>
        </w:rPr>
        <w:pPrChange w:id="1196" w:author="aich" w:date="2014-12-08T06:13:00Z">
          <w:pPr>
            <w:autoSpaceDE w:val="0"/>
            <w:autoSpaceDN w:val="0"/>
            <w:adjustRightInd w:val="0"/>
          </w:pPr>
        </w:pPrChange>
      </w:pPr>
    </w:p>
    <w:p w14:paraId="7E90F4EB"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97"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double</w:t>
      </w:r>
      <w:r w:rsidRPr="22B7A049">
        <w:rPr>
          <w:rFonts w:ascii="Consolas" w:eastAsia="Consolas" w:hAnsi="Consolas" w:cs="Consolas"/>
          <w:color w:val="000000" w:themeColor="text1"/>
          <w:sz w:val="19"/>
          <w:szCs w:val="19"/>
          <w:highlight w:val="white"/>
          <w:lang w:val="en-US"/>
        </w:rPr>
        <w:t xml:space="preserve"> currentVertexCost = _adjacencyMatrix[startVertex, destinationVertex];</w:t>
      </w:r>
    </w:p>
    <w:p w14:paraId="457A8AE9" w14:textId="77777777" w:rsidR="007D6A1E" w:rsidRPr="007D6A1E" w:rsidRDefault="007D6A1E">
      <w:pPr>
        <w:autoSpaceDE w:val="0"/>
        <w:autoSpaceDN w:val="0"/>
        <w:adjustRightInd w:val="0"/>
        <w:jc w:val="both"/>
        <w:rPr>
          <w:rFonts w:ascii="Consolas" w:hAnsi="Consolas" w:cs="Consolas"/>
          <w:color w:val="000000"/>
          <w:sz w:val="19"/>
          <w:szCs w:val="19"/>
          <w:highlight w:val="white"/>
          <w:lang w:val="en-US"/>
        </w:rPr>
        <w:pPrChange w:id="1198" w:author="aich" w:date="2014-12-08T06:13:00Z">
          <w:pPr>
            <w:autoSpaceDE w:val="0"/>
            <w:autoSpaceDN w:val="0"/>
            <w:adjustRightInd w:val="0"/>
          </w:pPr>
        </w:pPrChange>
      </w:pPr>
    </w:p>
    <w:p w14:paraId="1E059049"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199"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var</w:t>
      </w:r>
      <w:r w:rsidRPr="22B7A049">
        <w:rPr>
          <w:rFonts w:ascii="Consolas" w:eastAsia="Consolas" w:hAnsi="Consolas" w:cs="Consolas"/>
          <w:color w:val="000000" w:themeColor="text1"/>
          <w:sz w:val="19"/>
          <w:szCs w:val="19"/>
          <w:highlight w:val="white"/>
          <w:lang w:val="en-US"/>
        </w:rPr>
        <w:t xml:space="preserve"> newSet = </w:t>
      </w:r>
      <w:r w:rsidRPr="22B7A049">
        <w:rPr>
          <w:rFonts w:ascii="Consolas" w:eastAsia="Consolas" w:hAnsi="Consolas" w:cs="Consolas"/>
          <w:color w:val="0000FF"/>
          <w:sz w:val="19"/>
          <w:szCs w:val="19"/>
          <w:highlight w:val="white"/>
          <w:lang w:val="en-US"/>
        </w:rPr>
        <w:t>new</w:t>
      </w: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2B91AF"/>
          <w:sz w:val="19"/>
          <w:szCs w:val="19"/>
          <w:highlight w:val="white"/>
          <w:lang w:val="en-US"/>
        </w:rPr>
        <w:t>HashSet</w:t>
      </w:r>
      <w:r w:rsidRPr="22B7A049">
        <w:rPr>
          <w:rFonts w:ascii="Consolas" w:eastAsia="Consolas" w:hAnsi="Consolas" w:cs="Consolas"/>
          <w:color w:val="000000" w:themeColor="text1"/>
          <w:sz w:val="19"/>
          <w:szCs w:val="19"/>
          <w:highlight w:val="white"/>
          <w:lang w:val="en-US"/>
        </w:rPr>
        <w:t>&lt;</w:t>
      </w:r>
      <w:r w:rsidRPr="22B7A049">
        <w:rPr>
          <w:rFonts w:ascii="Consolas" w:eastAsia="Consolas" w:hAnsi="Consolas" w:cs="Consolas"/>
          <w:color w:val="0000FF"/>
          <w:sz w:val="19"/>
          <w:szCs w:val="19"/>
          <w:highlight w:val="white"/>
          <w:lang w:val="en-US"/>
        </w:rPr>
        <w:t>int</w:t>
      </w:r>
      <w:r w:rsidRPr="22B7A049">
        <w:rPr>
          <w:rFonts w:ascii="Consolas" w:eastAsia="Consolas" w:hAnsi="Consolas" w:cs="Consolas"/>
          <w:color w:val="000000" w:themeColor="text1"/>
          <w:sz w:val="19"/>
          <w:szCs w:val="19"/>
          <w:highlight w:val="white"/>
          <w:lang w:val="en-US"/>
        </w:rPr>
        <w:t>&gt;(set);</w:t>
      </w:r>
    </w:p>
    <w:p w14:paraId="1F9D6BBB"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0"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00" w:themeColor="text1"/>
          <w:sz w:val="19"/>
          <w:szCs w:val="19"/>
          <w:highlight w:val="white"/>
          <w:lang w:val="en-US"/>
        </w:rPr>
        <w:t>newSet.Remove(destinationVertex);</w:t>
      </w:r>
    </w:p>
    <w:p w14:paraId="4DE491B2"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201"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lang w:val="en-US"/>
        </w:rPr>
        <w:t>double</w:t>
      </w:r>
      <w:r w:rsidRPr="22B7A049">
        <w:rPr>
          <w:rFonts w:ascii="Consolas" w:eastAsia="Consolas" w:hAnsi="Consolas" w:cs="Consolas"/>
          <w:color w:val="000000" w:themeColor="text1"/>
          <w:sz w:val="19"/>
          <w:szCs w:val="19"/>
          <w:highlight w:val="white"/>
          <w:lang w:val="en-US"/>
        </w:rPr>
        <w:t xml:space="preserve"> costFromHere = GetMinimumCostRoute(destinationVertex, newSet, root.ChildNodes[i]);</w:t>
      </w:r>
    </w:p>
    <w:p w14:paraId="4ECED6FA"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2"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double</w:t>
      </w:r>
      <w:r w:rsidRPr="007E2120">
        <w:rPr>
          <w:rFonts w:ascii="Consolas" w:eastAsia="Consolas" w:hAnsi="Consolas" w:cs="Consolas"/>
          <w:color w:val="000000" w:themeColor="text1"/>
          <w:sz w:val="19"/>
          <w:szCs w:val="19"/>
          <w:highlight w:val="white"/>
          <w:lang w:val="en-US"/>
        </w:rPr>
        <w:t xml:space="preserve"> newC = currentVertexCost + costFromHere;</w:t>
      </w:r>
    </w:p>
    <w:p w14:paraId="1403C2BF" w14:textId="77777777" w:rsidR="007D6A1E" w:rsidRPr="007E2120" w:rsidRDefault="007D6A1E">
      <w:pPr>
        <w:autoSpaceDE w:val="0"/>
        <w:autoSpaceDN w:val="0"/>
        <w:adjustRightInd w:val="0"/>
        <w:jc w:val="both"/>
        <w:rPr>
          <w:rFonts w:ascii="Consolas" w:hAnsi="Consolas" w:cs="Consolas"/>
          <w:color w:val="000000"/>
          <w:sz w:val="19"/>
          <w:szCs w:val="19"/>
          <w:highlight w:val="white"/>
          <w:lang w:val="en-US"/>
        </w:rPr>
        <w:pPrChange w:id="1203" w:author="aich" w:date="2014-12-08T06:13:00Z">
          <w:pPr>
            <w:autoSpaceDE w:val="0"/>
            <w:autoSpaceDN w:val="0"/>
            <w:adjustRightInd w:val="0"/>
          </w:pPr>
        </w:pPrChange>
      </w:pPr>
    </w:p>
    <w:p w14:paraId="2E5B7E12"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4"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r w:rsidRPr="007E2120">
        <w:rPr>
          <w:rFonts w:ascii="Consolas" w:eastAsia="Consolas" w:hAnsi="Consolas" w:cs="Consolas"/>
          <w:color w:val="0000FF"/>
          <w:sz w:val="19"/>
          <w:szCs w:val="19"/>
          <w:highlight w:val="white"/>
          <w:lang w:val="en-US"/>
        </w:rPr>
        <w:t>if</w:t>
      </w:r>
      <w:r w:rsidRPr="007E2120">
        <w:rPr>
          <w:rFonts w:ascii="Consolas" w:eastAsia="Consolas" w:hAnsi="Consolas" w:cs="Consolas"/>
          <w:color w:val="000000" w:themeColor="text1"/>
          <w:sz w:val="19"/>
          <w:szCs w:val="19"/>
          <w:highlight w:val="white"/>
          <w:lang w:val="en-US"/>
        </w:rPr>
        <w:t xml:space="preserve"> (minCostTotal &gt; newC)</w:t>
      </w:r>
    </w:p>
    <w:p w14:paraId="3D3BDFB7"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5"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p>
    <w:p w14:paraId="4A32F702"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6"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minCostTotal = newC;</w:t>
      </w:r>
    </w:p>
    <w:p w14:paraId="1593ECC4"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7"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selectedIdx = i;</w:t>
      </w:r>
    </w:p>
    <w:p w14:paraId="21D528FA"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08"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p>
    <w:p w14:paraId="46BB97D3" w14:textId="77777777" w:rsidR="007D6A1E" w:rsidRPr="007E2120" w:rsidRDefault="007D6A1E">
      <w:pPr>
        <w:autoSpaceDE w:val="0"/>
        <w:autoSpaceDN w:val="0"/>
        <w:adjustRightInd w:val="0"/>
        <w:jc w:val="both"/>
        <w:rPr>
          <w:rFonts w:ascii="Consolas" w:hAnsi="Consolas" w:cs="Consolas"/>
          <w:color w:val="000000"/>
          <w:sz w:val="19"/>
          <w:szCs w:val="19"/>
          <w:highlight w:val="white"/>
          <w:lang w:val="en-US"/>
        </w:rPr>
        <w:pPrChange w:id="1209" w:author="aich" w:date="2014-12-08T06:13:00Z">
          <w:pPr>
            <w:autoSpaceDE w:val="0"/>
            <w:autoSpaceDN w:val="0"/>
            <w:adjustRightInd w:val="0"/>
          </w:pPr>
        </w:pPrChange>
      </w:pPr>
    </w:p>
    <w:p w14:paraId="0896E78D"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10"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i++;</w:t>
      </w:r>
    </w:p>
    <w:p w14:paraId="3E8B0F33" w14:textId="77777777" w:rsidR="007D6A1E" w:rsidRPr="007E2120" w:rsidRDefault="22B7A049">
      <w:pPr>
        <w:autoSpaceDE w:val="0"/>
        <w:autoSpaceDN w:val="0"/>
        <w:adjustRightInd w:val="0"/>
        <w:jc w:val="both"/>
        <w:rPr>
          <w:rFonts w:ascii="Consolas" w:hAnsi="Consolas" w:cs="Consolas"/>
          <w:color w:val="000000"/>
          <w:sz w:val="19"/>
          <w:szCs w:val="19"/>
          <w:highlight w:val="white"/>
          <w:lang w:val="en-US"/>
        </w:rPr>
        <w:pPrChange w:id="1211" w:author="aich" w:date="2014-12-08T06:13:00Z">
          <w:pPr>
            <w:autoSpaceDE w:val="0"/>
            <w:autoSpaceDN w:val="0"/>
            <w:adjustRightInd w:val="0"/>
          </w:pPr>
        </w:pPrChange>
      </w:pPr>
      <w:r w:rsidRPr="007E2120">
        <w:rPr>
          <w:rFonts w:ascii="Consolas" w:eastAsia="Consolas" w:hAnsi="Consolas" w:cs="Consolas"/>
          <w:color w:val="000000" w:themeColor="text1"/>
          <w:sz w:val="19"/>
          <w:szCs w:val="19"/>
          <w:highlight w:val="white"/>
          <w:lang w:val="en-US"/>
        </w:rPr>
        <w:t xml:space="preserve">            }</w:t>
      </w:r>
    </w:p>
    <w:p w14:paraId="2BE29F00" w14:textId="77777777" w:rsidR="007D6A1E" w:rsidRPr="007E2120" w:rsidRDefault="007D6A1E">
      <w:pPr>
        <w:autoSpaceDE w:val="0"/>
        <w:autoSpaceDN w:val="0"/>
        <w:adjustRightInd w:val="0"/>
        <w:jc w:val="both"/>
        <w:rPr>
          <w:rFonts w:ascii="Consolas" w:hAnsi="Consolas" w:cs="Consolas"/>
          <w:color w:val="000000"/>
          <w:sz w:val="19"/>
          <w:szCs w:val="19"/>
          <w:highlight w:val="white"/>
          <w:lang w:val="en-US"/>
        </w:rPr>
        <w:pPrChange w:id="1212" w:author="aich" w:date="2014-12-08T06:13:00Z">
          <w:pPr>
            <w:autoSpaceDE w:val="0"/>
            <w:autoSpaceDN w:val="0"/>
            <w:adjustRightInd w:val="0"/>
          </w:pPr>
        </w:pPrChange>
      </w:pPr>
    </w:p>
    <w:p w14:paraId="403378D1" w14:textId="77777777" w:rsidR="007D6A1E" w:rsidRPr="007D6A1E" w:rsidRDefault="22B7A049">
      <w:pPr>
        <w:autoSpaceDE w:val="0"/>
        <w:autoSpaceDN w:val="0"/>
        <w:adjustRightInd w:val="0"/>
        <w:jc w:val="both"/>
        <w:rPr>
          <w:rFonts w:ascii="Consolas" w:hAnsi="Consolas" w:cs="Consolas"/>
          <w:color w:val="000000"/>
          <w:sz w:val="19"/>
          <w:szCs w:val="19"/>
          <w:highlight w:val="white"/>
          <w:lang w:val="en-US"/>
        </w:rPr>
        <w:pPrChange w:id="1213"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root.ChildNodes[selectedIdx].Selected = </w:t>
      </w:r>
      <w:r w:rsidRPr="22B7A049">
        <w:rPr>
          <w:rFonts w:ascii="Consolas" w:eastAsia="Consolas" w:hAnsi="Consolas" w:cs="Consolas"/>
          <w:color w:val="0000FF"/>
          <w:sz w:val="19"/>
          <w:szCs w:val="19"/>
          <w:highlight w:val="white"/>
          <w:lang w:val="en-US"/>
        </w:rPr>
        <w:t>true</w:t>
      </w:r>
      <w:r w:rsidRPr="22B7A049">
        <w:rPr>
          <w:rFonts w:ascii="Consolas" w:eastAsia="Consolas" w:hAnsi="Consolas" w:cs="Consolas"/>
          <w:color w:val="000000" w:themeColor="text1"/>
          <w:sz w:val="19"/>
          <w:szCs w:val="19"/>
          <w:highlight w:val="white"/>
          <w:lang w:val="en-US"/>
        </w:rPr>
        <w:t>;</w:t>
      </w:r>
    </w:p>
    <w:p w14:paraId="64CC65DD" w14:textId="77777777" w:rsidR="007D6A1E" w:rsidRPr="007D6A1E" w:rsidRDefault="007D6A1E">
      <w:pPr>
        <w:autoSpaceDE w:val="0"/>
        <w:autoSpaceDN w:val="0"/>
        <w:adjustRightInd w:val="0"/>
        <w:jc w:val="both"/>
        <w:rPr>
          <w:rFonts w:ascii="Consolas" w:hAnsi="Consolas" w:cs="Consolas"/>
          <w:color w:val="000000"/>
          <w:sz w:val="19"/>
          <w:szCs w:val="19"/>
          <w:highlight w:val="white"/>
          <w:lang w:val="en-US"/>
        </w:rPr>
        <w:pPrChange w:id="1214" w:author="aich" w:date="2014-12-08T06:13:00Z">
          <w:pPr>
            <w:autoSpaceDE w:val="0"/>
            <w:autoSpaceDN w:val="0"/>
            <w:adjustRightInd w:val="0"/>
          </w:pPr>
        </w:pPrChange>
      </w:pPr>
    </w:p>
    <w:p w14:paraId="6F354FE7" w14:textId="77777777" w:rsidR="007D6A1E" w:rsidRDefault="22B7A049">
      <w:pPr>
        <w:autoSpaceDE w:val="0"/>
        <w:autoSpaceDN w:val="0"/>
        <w:adjustRightInd w:val="0"/>
        <w:jc w:val="both"/>
        <w:rPr>
          <w:rFonts w:ascii="Consolas" w:hAnsi="Consolas" w:cs="Consolas"/>
          <w:color w:val="000000"/>
          <w:sz w:val="19"/>
          <w:szCs w:val="19"/>
          <w:highlight w:val="white"/>
        </w:rPr>
        <w:pPrChange w:id="1215" w:author="aich" w:date="2014-12-08T06:13:00Z">
          <w:pPr>
            <w:autoSpaceDE w:val="0"/>
            <w:autoSpaceDN w:val="0"/>
            <w:adjustRightInd w:val="0"/>
          </w:pPr>
        </w:pPrChange>
      </w:pPr>
      <w:r w:rsidRPr="22B7A049">
        <w:rPr>
          <w:rFonts w:ascii="Consolas" w:eastAsia="Consolas" w:hAnsi="Consolas" w:cs="Consolas"/>
          <w:color w:val="000000" w:themeColor="text1"/>
          <w:sz w:val="19"/>
          <w:szCs w:val="19"/>
          <w:highlight w:val="white"/>
          <w:lang w:val="en-US"/>
        </w:rPr>
        <w:t xml:space="preserve">            </w:t>
      </w:r>
      <w:r w:rsidRPr="22B7A049">
        <w:rPr>
          <w:rFonts w:ascii="Consolas" w:eastAsia="Consolas" w:hAnsi="Consolas" w:cs="Consolas"/>
          <w:color w:val="0000FF"/>
          <w:sz w:val="19"/>
          <w:szCs w:val="19"/>
          <w:highlight w:val="white"/>
        </w:rPr>
        <w:t>return</w:t>
      </w:r>
      <w:r w:rsidRPr="22B7A049">
        <w:rPr>
          <w:rFonts w:ascii="Consolas" w:eastAsia="Consolas" w:hAnsi="Consolas" w:cs="Consolas"/>
          <w:color w:val="000000" w:themeColor="text1"/>
          <w:sz w:val="19"/>
          <w:szCs w:val="19"/>
          <w:highlight w:val="white"/>
        </w:rPr>
        <w:t xml:space="preserve"> minCostTotal;</w:t>
      </w:r>
    </w:p>
    <w:p w14:paraId="2F5B2E94" w14:textId="77777777" w:rsidR="007D6A1E" w:rsidRPr="00664A36" w:rsidRDefault="22B7A049">
      <w:pPr>
        <w:spacing w:line="360" w:lineRule="auto"/>
        <w:jc w:val="both"/>
        <w:rPr>
          <w:rFonts w:cs="Arial"/>
          <w:sz w:val="28"/>
          <w:szCs w:val="28"/>
          <w:u w:val="single"/>
        </w:rPr>
        <w:pPrChange w:id="1216" w:author="aich" w:date="2014-12-08T06:13:00Z">
          <w:pPr>
            <w:spacing w:line="360" w:lineRule="auto"/>
          </w:pPr>
        </w:pPrChange>
      </w:pPr>
      <w:r w:rsidRPr="22B7A049">
        <w:rPr>
          <w:rFonts w:ascii="Consolas" w:eastAsia="Consolas" w:hAnsi="Consolas" w:cs="Consolas"/>
          <w:color w:val="000000" w:themeColor="text1"/>
          <w:sz w:val="19"/>
          <w:szCs w:val="19"/>
          <w:highlight w:val="white"/>
        </w:rPr>
        <w:t xml:space="preserve">        }</w:t>
      </w:r>
    </w:p>
    <w:p w14:paraId="4E03496E" w14:textId="77777777" w:rsidR="00664A36" w:rsidRPr="00664A36" w:rsidRDefault="00664A36">
      <w:pPr>
        <w:spacing w:line="360" w:lineRule="auto"/>
        <w:ind w:left="720"/>
        <w:jc w:val="both"/>
        <w:rPr>
          <w:rFonts w:cs="Arial"/>
          <w:i/>
          <w:sz w:val="16"/>
          <w:szCs w:val="16"/>
          <w:u w:val="single"/>
        </w:rPr>
        <w:pPrChange w:id="1217" w:author="aich" w:date="2014-12-08T06:13:00Z">
          <w:pPr>
            <w:spacing w:line="360" w:lineRule="auto"/>
            <w:ind w:left="720"/>
          </w:pPr>
        </w:pPrChange>
      </w:pPr>
      <w:r>
        <w:rPr>
          <w:rFonts w:cs="Arial"/>
          <w:i/>
          <w:color w:val="000000"/>
          <w:sz w:val="16"/>
          <w:szCs w:val="16"/>
        </w:rPr>
        <w:t xml:space="preserve">Implementacja algorytmu wykorzystana ze strony: </w:t>
      </w:r>
      <w:r w:rsidRPr="00664A36">
        <w:rPr>
          <w:rFonts w:cs="Arial"/>
          <w:i/>
          <w:color w:val="000000"/>
          <w:sz w:val="16"/>
          <w:szCs w:val="16"/>
        </w:rPr>
        <w:t>http://www.codeproject.com/Articles/762581/Held-Karp-algorithm-implementation-in-Csharp</w:t>
      </w:r>
    </w:p>
    <w:p w14:paraId="77273F2E" w14:textId="77777777" w:rsidR="007D6A1E" w:rsidRDefault="007D6A1E">
      <w:pPr>
        <w:spacing w:line="360" w:lineRule="auto"/>
        <w:jc w:val="both"/>
        <w:rPr>
          <w:rFonts w:ascii="Consolas" w:hAnsi="Consolas" w:cs="Consolas"/>
          <w:color w:val="000000"/>
          <w:sz w:val="19"/>
          <w:szCs w:val="19"/>
        </w:rPr>
        <w:pPrChange w:id="1218" w:author="aich" w:date="2014-12-08T06:13:00Z">
          <w:pPr>
            <w:spacing w:line="360" w:lineRule="auto"/>
          </w:pPr>
        </w:pPrChange>
      </w:pPr>
    </w:p>
    <w:p w14:paraId="6556E4C8" w14:textId="0487A850" w:rsidR="00EF583C" w:rsidRPr="00664A36" w:rsidRDefault="22B7A049">
      <w:pPr>
        <w:spacing w:line="360" w:lineRule="auto"/>
        <w:ind w:firstLine="708"/>
        <w:jc w:val="both"/>
        <w:pPrChange w:id="1219" w:author="aich" w:date="2014-12-08T06:13:00Z">
          <w:pPr>
            <w:spacing w:line="360" w:lineRule="auto"/>
            <w:ind w:firstLine="708"/>
          </w:pPr>
        </w:pPrChange>
      </w:pPr>
      <w:r w:rsidRPr="22B7A049">
        <w:rPr>
          <w:rFonts w:eastAsia="Arial" w:cs="Arial"/>
        </w:rPr>
        <w:t>Metoda ta wylicza rekurencyjnie koszty poszczególnych permutacji odcinków tras. Po wyjściu z metody zwracany jest najmniejszy wyliczony koszt według zadanego kryterium, to znaczy czasu lub odległości. Metoda na wejściu otrzymuje dwa parametry: wierzchołek z którego zaczynamy oraz listę wierzchołków do odwiedzenia. Następnie w przypadku jeżeli lista wierzchołków nie jest pusta szukamy optymalnej trasy według zadanych kryteriów w tym punkcie, w którym się aktualnie znajdujemy. Jeżeli nie mamy już punktów do odwiedzenia</w:t>
      </w:r>
      <w:ins w:id="1220" w:author="Speedziarz" w:date="2014-12-08T03:26:00Z">
        <w:r w:rsidR="009B4673">
          <w:rPr>
            <w:rFonts w:eastAsia="Arial" w:cs="Arial"/>
          </w:rPr>
          <w:t xml:space="preserve">, </w:t>
        </w:r>
      </w:ins>
      <w:del w:id="1221" w:author="Speedziarz" w:date="2014-12-08T03:26:00Z">
        <w:r w:rsidRPr="22B7A049" w:rsidDel="009B4673">
          <w:rPr>
            <w:rFonts w:eastAsia="Arial" w:cs="Arial"/>
          </w:rPr>
          <w:delText xml:space="preserve"> </w:delText>
        </w:r>
      </w:del>
      <w:r w:rsidRPr="22B7A049">
        <w:rPr>
          <w:rFonts w:eastAsia="Arial" w:cs="Arial"/>
        </w:rPr>
        <w:t>to zwracamy odległość między punktem początkowym a wybranym wierzchołkiem na obecnym poziomie zagłębienia rekurencji.</w:t>
      </w:r>
    </w:p>
    <w:p w14:paraId="3A79AD33" w14:textId="77777777" w:rsidR="00EF583C" w:rsidRPr="00664A36" w:rsidRDefault="00EF583C">
      <w:pPr>
        <w:spacing w:line="360" w:lineRule="auto"/>
        <w:ind w:firstLine="708"/>
        <w:jc w:val="both"/>
        <w:pPrChange w:id="1222" w:author="aich" w:date="2014-12-08T06:13:00Z">
          <w:pPr>
            <w:spacing w:line="360" w:lineRule="auto"/>
            <w:ind w:firstLine="708"/>
          </w:pPr>
        </w:pPrChange>
      </w:pPr>
    </w:p>
    <w:p w14:paraId="4A171FBA" w14:textId="77777777" w:rsidR="00EF583C" w:rsidRPr="00664A36" w:rsidRDefault="22B7A049">
      <w:pPr>
        <w:pStyle w:val="Nagwek3"/>
        <w:jc w:val="both"/>
        <w:rPr>
          <w:color w:val="000000" w:themeColor="text1"/>
        </w:rPr>
        <w:pPrChange w:id="1223" w:author="aich" w:date="2014-12-08T06:13:00Z">
          <w:pPr>
            <w:numPr>
              <w:numId w:val="1"/>
            </w:numPr>
            <w:spacing w:line="360" w:lineRule="auto"/>
            <w:ind w:left="720" w:hanging="360"/>
          </w:pPr>
        </w:pPrChange>
      </w:pPr>
      <w:bookmarkStart w:id="1224" w:name="_Toc405759389"/>
      <w:r w:rsidRPr="22B7A049">
        <w:rPr>
          <w:rFonts w:eastAsia="Arial"/>
        </w:rPr>
        <w:t xml:space="preserve">Metoda obchodząca limit </w:t>
      </w:r>
      <w:r w:rsidRPr="22B7A049">
        <w:rPr>
          <w:rFonts w:ascii="Helvetica" w:eastAsia="Helvetica" w:hAnsi="Helvetica" w:cs="Helvetica"/>
        </w:rPr>
        <w:t>GoogleDirections API</w:t>
      </w:r>
      <w:bookmarkEnd w:id="1224"/>
    </w:p>
    <w:p w14:paraId="7492CE66"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25" w:author="aich" w:date="2014-12-08T06:13:00Z">
          <w:pPr>
            <w:autoSpaceDE w:val="0"/>
            <w:autoSpaceDN w:val="0"/>
            <w:adjustRightInd w:val="0"/>
            <w:ind w:left="360"/>
          </w:pPr>
        </w:pPrChange>
      </w:pPr>
      <w:r w:rsidRPr="007E2120">
        <w:rPr>
          <w:rFonts w:ascii="Consolas" w:hAnsi="Consolas" w:cs="Consolas"/>
          <w:color w:val="0000FF"/>
          <w:sz w:val="19"/>
          <w:szCs w:val="19"/>
          <w:highlight w:val="white"/>
          <w:lang w:val="en-US" w:eastAsia="ja-JP"/>
        </w:rPr>
        <w:t>private</w:t>
      </w:r>
      <w:r w:rsidRPr="007E2120">
        <w:rPr>
          <w:rFonts w:ascii="Consolas" w:hAnsi="Consolas" w:cs="Consolas"/>
          <w:color w:val="000000"/>
          <w:sz w:val="19"/>
          <w:szCs w:val="19"/>
          <w:highlight w:val="white"/>
          <w:lang w:val="en-US" w:eastAsia="ja-JP"/>
        </w:rPr>
        <w:t xml:space="preserve"> GoogleMapsApi.Entities.Directions.Response.</w:t>
      </w:r>
      <w:r w:rsidRPr="007E2120">
        <w:rPr>
          <w:rFonts w:ascii="Consolas" w:hAnsi="Consolas" w:cs="Consolas"/>
          <w:color w:val="2B91AF"/>
          <w:sz w:val="19"/>
          <w:szCs w:val="19"/>
          <w:highlight w:val="white"/>
          <w:lang w:val="en-US" w:eastAsia="ja-JP"/>
        </w:rPr>
        <w:t>Route</w:t>
      </w:r>
      <w:r w:rsidRPr="007E2120">
        <w:rPr>
          <w:rFonts w:ascii="Consolas" w:hAnsi="Consolas" w:cs="Consolas"/>
          <w:color w:val="000000"/>
          <w:sz w:val="19"/>
          <w:szCs w:val="19"/>
          <w:highlight w:val="white"/>
          <w:lang w:val="en-US" w:eastAsia="ja-JP"/>
        </w:rPr>
        <w:t xml:space="preserve"> getRoute()</w:t>
      </w:r>
    </w:p>
    <w:p w14:paraId="7BF1253E"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26"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00"/>
          <w:sz w:val="19"/>
          <w:szCs w:val="19"/>
          <w:highlight w:val="white"/>
          <w:lang w:val="en-US" w:eastAsia="ja-JP"/>
        </w:rPr>
        <w:t>{</w:t>
      </w:r>
    </w:p>
    <w:p w14:paraId="66BCBEA9"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27" w:author="aich" w:date="2014-12-08T06:13:00Z">
          <w:pPr>
            <w:autoSpaceDE w:val="0"/>
            <w:autoSpaceDN w:val="0"/>
            <w:adjustRightInd w:val="0"/>
            <w:ind w:left="360"/>
          </w:pPr>
        </w:pPrChange>
      </w:pPr>
    </w:p>
    <w:p w14:paraId="1B1AA068"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28"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GoogleMapsApi.Entities.Directions.Response.</w:t>
      </w:r>
      <w:r w:rsidRPr="007E2120">
        <w:rPr>
          <w:rFonts w:ascii="Consolas" w:hAnsi="Consolas" w:cs="Consolas"/>
          <w:color w:val="2B91AF"/>
          <w:sz w:val="19"/>
          <w:szCs w:val="19"/>
          <w:highlight w:val="white"/>
          <w:lang w:val="en-US" w:eastAsia="ja-JP"/>
        </w:rPr>
        <w:t>Route</w:t>
      </w:r>
      <w:r w:rsidRPr="007E2120">
        <w:rPr>
          <w:rFonts w:ascii="Consolas" w:hAnsi="Consolas" w:cs="Consolas"/>
          <w:color w:val="000000"/>
          <w:sz w:val="19"/>
          <w:szCs w:val="19"/>
          <w:highlight w:val="white"/>
          <w:lang w:val="en-US" w:eastAsia="ja-JP"/>
        </w:rPr>
        <w:t xml:space="preserve"> responseRoute = </w:t>
      </w:r>
      <w:r w:rsidRPr="007E2120">
        <w:rPr>
          <w:rFonts w:ascii="Consolas" w:hAnsi="Consolas" w:cs="Consolas"/>
          <w:color w:val="0000FF"/>
          <w:sz w:val="19"/>
          <w:szCs w:val="19"/>
          <w:highlight w:val="white"/>
          <w:lang w:val="en-US" w:eastAsia="ja-JP"/>
        </w:rPr>
        <w:t>null</w:t>
      </w:r>
      <w:r w:rsidRPr="007E2120">
        <w:rPr>
          <w:rFonts w:ascii="Consolas" w:hAnsi="Consolas" w:cs="Consolas"/>
          <w:color w:val="000000"/>
          <w:sz w:val="19"/>
          <w:szCs w:val="19"/>
          <w:highlight w:val="white"/>
          <w:lang w:val="en-US" w:eastAsia="ja-JP"/>
        </w:rPr>
        <w:t>;</w:t>
      </w:r>
    </w:p>
    <w:p w14:paraId="00998F54"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29"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2B91AF"/>
          <w:sz w:val="19"/>
          <w:szCs w:val="19"/>
          <w:highlight w:val="white"/>
          <w:lang w:val="en-US" w:eastAsia="ja-JP"/>
        </w:rPr>
        <w:t>DirectionsRequest</w:t>
      </w:r>
      <w:r w:rsidRPr="00250A0E">
        <w:rPr>
          <w:rFonts w:ascii="Consolas" w:hAnsi="Consolas" w:cs="Consolas"/>
          <w:color w:val="000000"/>
          <w:sz w:val="19"/>
          <w:szCs w:val="19"/>
          <w:highlight w:val="white"/>
          <w:lang w:val="en-US" w:eastAsia="ja-JP"/>
        </w:rPr>
        <w:t xml:space="preserve"> directionsRequest = </w:t>
      </w:r>
      <w:r w:rsidRPr="00250A0E">
        <w:rPr>
          <w:rFonts w:ascii="Consolas" w:hAnsi="Consolas" w:cs="Consolas"/>
          <w:color w:val="0000FF"/>
          <w:sz w:val="19"/>
          <w:szCs w:val="19"/>
          <w:highlight w:val="white"/>
          <w:lang w:val="en-US" w:eastAsia="ja-JP"/>
        </w:rPr>
        <w:t>null</w:t>
      </w:r>
      <w:r w:rsidRPr="00250A0E">
        <w:rPr>
          <w:rFonts w:ascii="Consolas" w:hAnsi="Consolas" w:cs="Consolas"/>
          <w:color w:val="000000"/>
          <w:sz w:val="19"/>
          <w:szCs w:val="19"/>
          <w:highlight w:val="white"/>
          <w:lang w:val="en-US" w:eastAsia="ja-JP"/>
        </w:rPr>
        <w:t>;</w:t>
      </w:r>
    </w:p>
    <w:p w14:paraId="6577BB6C"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0"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r w:rsidRPr="00250A0E">
        <w:rPr>
          <w:rFonts w:ascii="Consolas" w:hAnsi="Consolas" w:cs="Consolas"/>
          <w:color w:val="2B91AF"/>
          <w:sz w:val="19"/>
          <w:szCs w:val="19"/>
          <w:highlight w:val="white"/>
          <w:lang w:val="en-US" w:eastAsia="ja-JP"/>
        </w:rPr>
        <w:t>DirectionsResponse</w:t>
      </w:r>
      <w:r w:rsidRPr="00250A0E">
        <w:rPr>
          <w:rFonts w:ascii="Consolas" w:hAnsi="Consolas" w:cs="Consolas"/>
          <w:color w:val="000000"/>
          <w:sz w:val="19"/>
          <w:szCs w:val="19"/>
          <w:highlight w:val="white"/>
          <w:lang w:val="en-US" w:eastAsia="ja-JP"/>
        </w:rPr>
        <w:t xml:space="preserve"> directions = </w:t>
      </w:r>
      <w:r w:rsidRPr="00250A0E">
        <w:rPr>
          <w:rFonts w:ascii="Consolas" w:hAnsi="Consolas" w:cs="Consolas"/>
          <w:color w:val="0000FF"/>
          <w:sz w:val="19"/>
          <w:szCs w:val="19"/>
          <w:highlight w:val="white"/>
          <w:lang w:val="en-US" w:eastAsia="ja-JP"/>
        </w:rPr>
        <w:t>null</w:t>
      </w:r>
      <w:r w:rsidRPr="00250A0E">
        <w:rPr>
          <w:rFonts w:ascii="Consolas" w:hAnsi="Consolas" w:cs="Consolas"/>
          <w:color w:val="000000"/>
          <w:sz w:val="19"/>
          <w:szCs w:val="19"/>
          <w:highlight w:val="white"/>
          <w:lang w:val="en-US" w:eastAsia="ja-JP"/>
        </w:rPr>
        <w:t>;</w:t>
      </w:r>
    </w:p>
    <w:p w14:paraId="1B00B717"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1" w:author="aich" w:date="2014-12-08T06:13:00Z">
          <w:pPr>
            <w:autoSpaceDE w:val="0"/>
            <w:autoSpaceDN w:val="0"/>
            <w:adjustRightInd w:val="0"/>
            <w:ind w:left="360"/>
          </w:pPr>
        </w:pPrChange>
      </w:pPr>
    </w:p>
    <w:p w14:paraId="405D037E"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2"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r w:rsidRPr="00250A0E">
        <w:rPr>
          <w:rFonts w:ascii="Consolas" w:hAnsi="Consolas" w:cs="Consolas"/>
          <w:color w:val="0000FF"/>
          <w:sz w:val="19"/>
          <w:szCs w:val="19"/>
          <w:highlight w:val="white"/>
          <w:lang w:val="en-US" w:eastAsia="ja-JP"/>
        </w:rPr>
        <w:t>var</w:t>
      </w:r>
      <w:r w:rsidRPr="00250A0E">
        <w:rPr>
          <w:rFonts w:ascii="Consolas" w:hAnsi="Consolas" w:cs="Consolas"/>
          <w:color w:val="000000"/>
          <w:sz w:val="19"/>
          <w:szCs w:val="19"/>
          <w:highlight w:val="white"/>
          <w:lang w:val="en-US" w:eastAsia="ja-JP"/>
        </w:rPr>
        <w:t xml:space="preserve"> summaries = </w:t>
      </w:r>
      <w:r w:rsidRPr="00250A0E">
        <w:rPr>
          <w:rFonts w:ascii="Consolas" w:hAnsi="Consolas" w:cs="Consolas"/>
          <w:color w:val="A31515"/>
          <w:sz w:val="19"/>
          <w:szCs w:val="19"/>
          <w:highlight w:val="white"/>
          <w:lang w:val="en-US" w:eastAsia="ja-JP"/>
        </w:rPr>
        <w:t>""</w:t>
      </w:r>
      <w:r w:rsidRPr="00250A0E">
        <w:rPr>
          <w:rFonts w:ascii="Consolas" w:hAnsi="Consolas" w:cs="Consolas"/>
          <w:color w:val="000000"/>
          <w:sz w:val="19"/>
          <w:szCs w:val="19"/>
          <w:highlight w:val="white"/>
          <w:lang w:val="en-US" w:eastAsia="ja-JP"/>
        </w:rPr>
        <w:t>;</w:t>
      </w:r>
    </w:p>
    <w:p w14:paraId="4D1A2A1F"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3"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var</w:t>
      </w:r>
      <w:r w:rsidRPr="007E2120">
        <w:rPr>
          <w:rFonts w:ascii="Consolas" w:hAnsi="Consolas" w:cs="Consolas"/>
          <w:color w:val="000000"/>
          <w:sz w:val="19"/>
          <w:szCs w:val="19"/>
          <w:highlight w:val="white"/>
          <w:lang w:val="en-US" w:eastAsia="ja-JP"/>
        </w:rPr>
        <w:t xml:space="preserve"> legs = </w:t>
      </w:r>
      <w:r w:rsidRPr="007E2120">
        <w:rPr>
          <w:rFonts w:ascii="Consolas" w:hAnsi="Consolas" w:cs="Consolas"/>
          <w:color w:val="0000FF"/>
          <w:sz w:val="19"/>
          <w:szCs w:val="19"/>
          <w:highlight w:val="white"/>
          <w:lang w:val="en-US" w:eastAsia="ja-JP"/>
        </w:rPr>
        <w:t>new</w:t>
      </w: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2B91AF"/>
          <w:sz w:val="19"/>
          <w:szCs w:val="19"/>
          <w:highlight w:val="white"/>
          <w:lang w:val="en-US" w:eastAsia="ja-JP"/>
        </w:rPr>
        <w:t>List</w:t>
      </w:r>
      <w:r w:rsidRPr="007E2120">
        <w:rPr>
          <w:rFonts w:ascii="Consolas" w:hAnsi="Consolas" w:cs="Consolas"/>
          <w:color w:val="000000"/>
          <w:sz w:val="19"/>
          <w:szCs w:val="19"/>
          <w:highlight w:val="white"/>
          <w:lang w:val="en-US" w:eastAsia="ja-JP"/>
        </w:rPr>
        <w:t>&lt;</w:t>
      </w:r>
      <w:r w:rsidRPr="007E2120">
        <w:rPr>
          <w:rFonts w:ascii="Consolas" w:hAnsi="Consolas" w:cs="Consolas"/>
          <w:color w:val="2B91AF"/>
          <w:sz w:val="19"/>
          <w:szCs w:val="19"/>
          <w:highlight w:val="white"/>
          <w:lang w:val="en-US" w:eastAsia="ja-JP"/>
        </w:rPr>
        <w:t>Leg</w:t>
      </w:r>
      <w:r w:rsidRPr="007E2120">
        <w:rPr>
          <w:rFonts w:ascii="Consolas" w:hAnsi="Consolas" w:cs="Consolas"/>
          <w:color w:val="000000"/>
          <w:sz w:val="19"/>
          <w:szCs w:val="19"/>
          <w:highlight w:val="white"/>
          <w:lang w:val="en-US" w:eastAsia="ja-JP"/>
        </w:rPr>
        <w:t>&gt;();</w:t>
      </w:r>
    </w:p>
    <w:p w14:paraId="00C167BF"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4"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var</w:t>
      </w:r>
      <w:r w:rsidRPr="007E2120">
        <w:rPr>
          <w:rFonts w:ascii="Consolas" w:hAnsi="Consolas" w:cs="Consolas"/>
          <w:color w:val="000000"/>
          <w:sz w:val="19"/>
          <w:szCs w:val="19"/>
          <w:highlight w:val="white"/>
          <w:lang w:val="en-US" w:eastAsia="ja-JP"/>
        </w:rPr>
        <w:t xml:space="preserve"> waypointsOrder = </w:t>
      </w:r>
      <w:r w:rsidRPr="007E2120">
        <w:rPr>
          <w:rFonts w:ascii="Consolas" w:hAnsi="Consolas" w:cs="Consolas"/>
          <w:color w:val="0000FF"/>
          <w:sz w:val="19"/>
          <w:szCs w:val="19"/>
          <w:highlight w:val="white"/>
          <w:lang w:val="en-US" w:eastAsia="ja-JP"/>
        </w:rPr>
        <w:t>new</w:t>
      </w: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2B91AF"/>
          <w:sz w:val="19"/>
          <w:szCs w:val="19"/>
          <w:highlight w:val="white"/>
          <w:lang w:val="en-US" w:eastAsia="ja-JP"/>
        </w:rPr>
        <w:t>List</w:t>
      </w:r>
      <w:r w:rsidRPr="007E2120">
        <w:rPr>
          <w:rFonts w:ascii="Consolas" w:hAnsi="Consolas" w:cs="Consolas"/>
          <w:color w:val="000000"/>
          <w:sz w:val="19"/>
          <w:szCs w:val="19"/>
          <w:highlight w:val="white"/>
          <w:lang w:val="en-US" w:eastAsia="ja-JP"/>
        </w:rPr>
        <w:t>&lt;</w:t>
      </w:r>
      <w:r w:rsidRPr="007E2120">
        <w:rPr>
          <w:rFonts w:ascii="Consolas" w:hAnsi="Consolas" w:cs="Consolas"/>
          <w:color w:val="0000FF"/>
          <w:sz w:val="19"/>
          <w:szCs w:val="19"/>
          <w:highlight w:val="white"/>
          <w:lang w:val="en-US" w:eastAsia="ja-JP"/>
        </w:rPr>
        <w:t>int</w:t>
      </w:r>
      <w:r w:rsidRPr="007E2120">
        <w:rPr>
          <w:rFonts w:ascii="Consolas" w:hAnsi="Consolas" w:cs="Consolas"/>
          <w:color w:val="000000"/>
          <w:sz w:val="19"/>
          <w:szCs w:val="19"/>
          <w:highlight w:val="white"/>
          <w:lang w:val="en-US" w:eastAsia="ja-JP"/>
        </w:rPr>
        <w:t>&gt;();</w:t>
      </w:r>
    </w:p>
    <w:p w14:paraId="44DCF7EB"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5"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var</w:t>
      </w:r>
      <w:r w:rsidRPr="007E2120">
        <w:rPr>
          <w:rFonts w:ascii="Consolas" w:hAnsi="Consolas" w:cs="Consolas"/>
          <w:color w:val="000000"/>
          <w:sz w:val="19"/>
          <w:szCs w:val="19"/>
          <w:highlight w:val="white"/>
          <w:lang w:val="en-US" w:eastAsia="ja-JP"/>
        </w:rPr>
        <w:t xml:space="preserve"> warnings = </w:t>
      </w:r>
      <w:r w:rsidRPr="007E2120">
        <w:rPr>
          <w:rFonts w:ascii="Consolas" w:hAnsi="Consolas" w:cs="Consolas"/>
          <w:color w:val="0000FF"/>
          <w:sz w:val="19"/>
          <w:szCs w:val="19"/>
          <w:highlight w:val="white"/>
          <w:lang w:val="en-US" w:eastAsia="ja-JP"/>
        </w:rPr>
        <w:t>new</w:t>
      </w: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2B91AF"/>
          <w:sz w:val="19"/>
          <w:szCs w:val="19"/>
          <w:highlight w:val="white"/>
          <w:lang w:val="en-US" w:eastAsia="ja-JP"/>
        </w:rPr>
        <w:t>List</w:t>
      </w:r>
      <w:r w:rsidRPr="007E2120">
        <w:rPr>
          <w:rFonts w:ascii="Consolas" w:hAnsi="Consolas" w:cs="Consolas"/>
          <w:color w:val="000000"/>
          <w:sz w:val="19"/>
          <w:szCs w:val="19"/>
          <w:highlight w:val="white"/>
          <w:lang w:val="en-US" w:eastAsia="ja-JP"/>
        </w:rPr>
        <w:t>&lt;</w:t>
      </w:r>
      <w:r w:rsidRPr="007E2120">
        <w:rPr>
          <w:rFonts w:ascii="Consolas" w:hAnsi="Consolas" w:cs="Consolas"/>
          <w:color w:val="0000FF"/>
          <w:sz w:val="19"/>
          <w:szCs w:val="19"/>
          <w:highlight w:val="white"/>
          <w:lang w:val="en-US" w:eastAsia="ja-JP"/>
        </w:rPr>
        <w:t>string</w:t>
      </w:r>
      <w:r w:rsidRPr="007E2120">
        <w:rPr>
          <w:rFonts w:ascii="Consolas" w:hAnsi="Consolas" w:cs="Consolas"/>
          <w:color w:val="000000"/>
          <w:sz w:val="19"/>
          <w:szCs w:val="19"/>
          <w:highlight w:val="white"/>
          <w:lang w:val="en-US" w:eastAsia="ja-JP"/>
        </w:rPr>
        <w:t>&gt;();</w:t>
      </w:r>
    </w:p>
    <w:p w14:paraId="288EC7DE"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6" w:author="aich" w:date="2014-12-08T06:13:00Z">
          <w:pPr>
            <w:autoSpaceDE w:val="0"/>
            <w:autoSpaceDN w:val="0"/>
            <w:adjustRightInd w:val="0"/>
            <w:ind w:left="360"/>
          </w:pPr>
        </w:pPrChange>
      </w:pPr>
    </w:p>
    <w:p w14:paraId="03922762"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7" w:author="aich" w:date="2014-12-08T06:13:00Z">
          <w:pPr>
            <w:autoSpaceDE w:val="0"/>
            <w:autoSpaceDN w:val="0"/>
            <w:adjustRightInd w:val="0"/>
            <w:ind w:left="360"/>
          </w:pPr>
        </w:pPrChange>
      </w:pPr>
    </w:p>
    <w:p w14:paraId="1EFBB993"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8"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var</w:t>
      </w:r>
      <w:r w:rsidRPr="007E2120">
        <w:rPr>
          <w:rFonts w:ascii="Consolas" w:hAnsi="Consolas" w:cs="Consolas"/>
          <w:color w:val="000000"/>
          <w:sz w:val="19"/>
          <w:szCs w:val="19"/>
          <w:highlight w:val="white"/>
          <w:lang w:val="en-US" w:eastAsia="ja-JP"/>
        </w:rPr>
        <w:t xml:space="preserve"> allAddresses = </w:t>
      </w:r>
      <w:r w:rsidRPr="007E2120">
        <w:rPr>
          <w:rFonts w:ascii="Consolas" w:hAnsi="Consolas" w:cs="Consolas"/>
          <w:color w:val="0000FF"/>
          <w:sz w:val="19"/>
          <w:szCs w:val="19"/>
          <w:highlight w:val="white"/>
          <w:lang w:val="en-US" w:eastAsia="ja-JP"/>
        </w:rPr>
        <w:t>new</w:t>
      </w: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2B91AF"/>
          <w:sz w:val="19"/>
          <w:szCs w:val="19"/>
          <w:highlight w:val="white"/>
          <w:lang w:val="en-US" w:eastAsia="ja-JP"/>
        </w:rPr>
        <w:t>List</w:t>
      </w:r>
      <w:r w:rsidRPr="007E2120">
        <w:rPr>
          <w:rFonts w:ascii="Consolas" w:hAnsi="Consolas" w:cs="Consolas"/>
          <w:color w:val="000000"/>
          <w:sz w:val="19"/>
          <w:szCs w:val="19"/>
          <w:highlight w:val="white"/>
          <w:lang w:val="en-US" w:eastAsia="ja-JP"/>
        </w:rPr>
        <w:t>&lt;</w:t>
      </w:r>
      <w:r w:rsidRPr="007E2120">
        <w:rPr>
          <w:rFonts w:ascii="Consolas" w:hAnsi="Consolas" w:cs="Consolas"/>
          <w:color w:val="0000FF"/>
          <w:sz w:val="19"/>
          <w:szCs w:val="19"/>
          <w:highlight w:val="white"/>
          <w:lang w:val="en-US" w:eastAsia="ja-JP"/>
        </w:rPr>
        <w:t>string</w:t>
      </w:r>
      <w:r w:rsidRPr="007E2120">
        <w:rPr>
          <w:rFonts w:ascii="Consolas" w:hAnsi="Consolas" w:cs="Consolas"/>
          <w:color w:val="000000"/>
          <w:sz w:val="19"/>
          <w:szCs w:val="19"/>
          <w:highlight w:val="white"/>
          <w:lang w:val="en-US" w:eastAsia="ja-JP"/>
        </w:rPr>
        <w:t>&gt;() { BaseAddress };</w:t>
      </w:r>
    </w:p>
    <w:p w14:paraId="1588BD26"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39"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00"/>
          <w:sz w:val="19"/>
          <w:szCs w:val="19"/>
          <w:highlight w:val="white"/>
          <w:lang w:val="en-US" w:eastAsia="ja-JP"/>
        </w:rPr>
        <w:t>allAddresses.AddRange(Addresses);</w:t>
      </w:r>
    </w:p>
    <w:p w14:paraId="69401B96"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0"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allAddresses.Add(BaseAddress);</w:t>
      </w:r>
    </w:p>
    <w:p w14:paraId="205CC450"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1" w:author="aich" w:date="2014-12-08T06:13:00Z">
          <w:pPr>
            <w:autoSpaceDE w:val="0"/>
            <w:autoSpaceDN w:val="0"/>
            <w:adjustRightInd w:val="0"/>
            <w:ind w:left="360"/>
          </w:pPr>
        </w:pPrChange>
      </w:pPr>
    </w:p>
    <w:p w14:paraId="56A98813"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2" w:author="aich" w:date="2014-12-08T06:13:00Z">
          <w:pPr>
            <w:autoSpaceDE w:val="0"/>
            <w:autoSpaceDN w:val="0"/>
            <w:adjustRightInd w:val="0"/>
            <w:ind w:left="360"/>
          </w:pPr>
        </w:pPrChange>
      </w:pPr>
    </w:p>
    <w:p w14:paraId="09A22E0E"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3"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for</w:t>
      </w: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int</w:t>
      </w:r>
      <w:r w:rsidRPr="007E2120">
        <w:rPr>
          <w:rFonts w:ascii="Consolas" w:hAnsi="Consolas" w:cs="Consolas"/>
          <w:color w:val="000000"/>
          <w:sz w:val="19"/>
          <w:szCs w:val="19"/>
          <w:highlight w:val="white"/>
          <w:lang w:val="en-US" w:eastAsia="ja-JP"/>
        </w:rPr>
        <w:t xml:space="preserve"> i = 0; i &lt; allAddresses.Count - 1; i += 9) </w:t>
      </w:r>
      <w:r w:rsidRPr="007E2120">
        <w:rPr>
          <w:rFonts w:ascii="Consolas" w:hAnsi="Consolas" w:cs="Consolas"/>
          <w:color w:val="008000"/>
          <w:sz w:val="19"/>
          <w:szCs w:val="19"/>
          <w:highlight w:val="white"/>
          <w:lang w:val="en-US" w:eastAsia="ja-JP"/>
        </w:rPr>
        <w:t>//because free version of GoogleMaps Directions API is limited to maximum 8 waypoints per request</w:t>
      </w:r>
    </w:p>
    <w:p w14:paraId="65AC443C"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4"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00"/>
          <w:sz w:val="19"/>
          <w:szCs w:val="19"/>
          <w:highlight w:val="white"/>
          <w:lang w:val="en-US" w:eastAsia="ja-JP"/>
        </w:rPr>
        <w:t>{</w:t>
      </w:r>
    </w:p>
    <w:p w14:paraId="675986E2"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5" w:author="aich" w:date="2014-12-08T06:13:00Z">
          <w:pPr>
            <w:autoSpaceDE w:val="0"/>
            <w:autoSpaceDN w:val="0"/>
            <w:adjustRightInd w:val="0"/>
            <w:ind w:left="360"/>
          </w:pPr>
        </w:pPrChange>
      </w:pPr>
    </w:p>
    <w:p w14:paraId="00278A03"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6"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directionsRequest = </w:t>
      </w:r>
      <w:r w:rsidRPr="00250A0E">
        <w:rPr>
          <w:rFonts w:ascii="Consolas" w:hAnsi="Consolas" w:cs="Consolas"/>
          <w:color w:val="0000FF"/>
          <w:sz w:val="19"/>
          <w:szCs w:val="19"/>
          <w:highlight w:val="white"/>
          <w:lang w:val="en-US" w:eastAsia="ja-JP"/>
        </w:rPr>
        <w:t>new</w:t>
      </w:r>
      <w:r w:rsidRPr="00250A0E">
        <w:rPr>
          <w:rFonts w:ascii="Consolas" w:hAnsi="Consolas" w:cs="Consolas"/>
          <w:color w:val="000000"/>
          <w:sz w:val="19"/>
          <w:szCs w:val="19"/>
          <w:highlight w:val="white"/>
          <w:lang w:val="en-US" w:eastAsia="ja-JP"/>
        </w:rPr>
        <w:t xml:space="preserve"> </w:t>
      </w:r>
      <w:r w:rsidRPr="00250A0E">
        <w:rPr>
          <w:rFonts w:ascii="Consolas" w:hAnsi="Consolas" w:cs="Consolas"/>
          <w:color w:val="2B91AF"/>
          <w:sz w:val="19"/>
          <w:szCs w:val="19"/>
          <w:highlight w:val="white"/>
          <w:lang w:val="en-US" w:eastAsia="ja-JP"/>
        </w:rPr>
        <w:t>DirectionsRequest</w:t>
      </w:r>
    </w:p>
    <w:p w14:paraId="547710FE"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7"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p>
    <w:p w14:paraId="7A0776B8"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8"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Origin = allAddresses[i],</w:t>
      </w:r>
    </w:p>
    <w:p w14:paraId="4E21B5B2"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49"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lastRenderedPageBreak/>
        <w:t xml:space="preserve">                    Destination = (i + 9 &lt; allAddresses.Count) ? allAddresses[i + 9] : allAddresses.Last(),</w:t>
      </w:r>
    </w:p>
    <w:p w14:paraId="073735C7"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0"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Waypoints = allAddresses.GetRange(i + 1, </w:t>
      </w:r>
      <w:r w:rsidRPr="007E2120">
        <w:rPr>
          <w:rFonts w:ascii="Consolas" w:hAnsi="Consolas" w:cs="Consolas"/>
          <w:color w:val="2B91AF"/>
          <w:sz w:val="19"/>
          <w:szCs w:val="19"/>
          <w:highlight w:val="white"/>
          <w:lang w:val="en-US" w:eastAsia="ja-JP"/>
        </w:rPr>
        <w:t>Math</w:t>
      </w:r>
      <w:r w:rsidRPr="007E2120">
        <w:rPr>
          <w:rFonts w:ascii="Consolas" w:hAnsi="Consolas" w:cs="Consolas"/>
          <w:color w:val="000000"/>
          <w:sz w:val="19"/>
          <w:szCs w:val="19"/>
          <w:highlight w:val="white"/>
          <w:lang w:val="en-US" w:eastAsia="ja-JP"/>
        </w:rPr>
        <w:t>.Min(8, allAddresses.Count - i - 2)).ToArray(),</w:t>
      </w:r>
    </w:p>
    <w:p w14:paraId="0E0235A1"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1"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00"/>
          <w:sz w:val="19"/>
          <w:szCs w:val="19"/>
          <w:highlight w:val="white"/>
          <w:lang w:val="en-US" w:eastAsia="ja-JP"/>
        </w:rPr>
        <w:t xml:space="preserve">Language = </w:t>
      </w:r>
      <w:r w:rsidRPr="00250A0E">
        <w:rPr>
          <w:rFonts w:ascii="Consolas" w:hAnsi="Consolas" w:cs="Consolas"/>
          <w:color w:val="A31515"/>
          <w:sz w:val="19"/>
          <w:szCs w:val="19"/>
          <w:highlight w:val="white"/>
          <w:lang w:val="en-US" w:eastAsia="ja-JP"/>
        </w:rPr>
        <w:t>"pl"</w:t>
      </w:r>
      <w:r w:rsidRPr="00250A0E">
        <w:rPr>
          <w:rFonts w:ascii="Consolas" w:hAnsi="Consolas" w:cs="Consolas"/>
          <w:color w:val="000000"/>
          <w:sz w:val="19"/>
          <w:szCs w:val="19"/>
          <w:highlight w:val="white"/>
          <w:lang w:val="en-US" w:eastAsia="ja-JP"/>
        </w:rPr>
        <w:t>,</w:t>
      </w:r>
    </w:p>
    <w:p w14:paraId="6B09E1D5"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2"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Avoid = </w:t>
      </w:r>
      <w:r w:rsidRPr="00250A0E">
        <w:rPr>
          <w:rFonts w:ascii="Consolas" w:hAnsi="Consolas" w:cs="Consolas"/>
          <w:color w:val="2B91AF"/>
          <w:sz w:val="19"/>
          <w:szCs w:val="19"/>
          <w:highlight w:val="white"/>
          <w:lang w:val="en-US" w:eastAsia="ja-JP"/>
        </w:rPr>
        <w:t>AvoidWay</w:t>
      </w:r>
      <w:r w:rsidRPr="00250A0E">
        <w:rPr>
          <w:rFonts w:ascii="Consolas" w:hAnsi="Consolas" w:cs="Consolas"/>
          <w:color w:val="000000"/>
          <w:sz w:val="19"/>
          <w:szCs w:val="19"/>
          <w:highlight w:val="white"/>
          <w:lang w:val="en-US" w:eastAsia="ja-JP"/>
        </w:rPr>
        <w:t>.Tolls,</w:t>
      </w:r>
    </w:p>
    <w:p w14:paraId="00F69A8C"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3"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p>
    <w:p w14:paraId="1B9B83C1"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4" w:author="aich" w:date="2014-12-08T06:13:00Z">
          <w:pPr>
            <w:autoSpaceDE w:val="0"/>
            <w:autoSpaceDN w:val="0"/>
            <w:adjustRightInd w:val="0"/>
            <w:ind w:left="360"/>
          </w:pPr>
        </w:pPrChange>
      </w:pPr>
    </w:p>
    <w:p w14:paraId="0769B5BD"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5"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r w:rsidRPr="00250A0E">
        <w:rPr>
          <w:rFonts w:ascii="Consolas" w:hAnsi="Consolas" w:cs="Consolas"/>
          <w:color w:val="0000FF"/>
          <w:sz w:val="19"/>
          <w:szCs w:val="19"/>
          <w:highlight w:val="white"/>
          <w:lang w:val="en-US" w:eastAsia="ja-JP"/>
        </w:rPr>
        <w:t>if</w:t>
      </w:r>
      <w:r w:rsidRPr="00250A0E">
        <w:rPr>
          <w:rFonts w:ascii="Consolas" w:hAnsi="Consolas" w:cs="Consolas"/>
          <w:color w:val="000000"/>
          <w:sz w:val="19"/>
          <w:szCs w:val="19"/>
          <w:highlight w:val="white"/>
          <w:lang w:val="en-US" w:eastAsia="ja-JP"/>
        </w:rPr>
        <w:t xml:space="preserve"> (routeOptimizationProvider == </w:t>
      </w:r>
      <w:r w:rsidRPr="00250A0E">
        <w:rPr>
          <w:rFonts w:ascii="Consolas" w:hAnsi="Consolas" w:cs="Consolas"/>
          <w:color w:val="2B91AF"/>
          <w:sz w:val="19"/>
          <w:szCs w:val="19"/>
          <w:highlight w:val="white"/>
          <w:lang w:val="en-US" w:eastAsia="ja-JP"/>
        </w:rPr>
        <w:t>RouteOptimizationProvider</w:t>
      </w:r>
      <w:r w:rsidRPr="00250A0E">
        <w:rPr>
          <w:rFonts w:ascii="Consolas" w:hAnsi="Consolas" w:cs="Consolas"/>
          <w:color w:val="000000"/>
          <w:sz w:val="19"/>
          <w:szCs w:val="19"/>
          <w:highlight w:val="white"/>
          <w:lang w:val="en-US" w:eastAsia="ja-JP"/>
        </w:rPr>
        <w:t>.GoogleMaps)</w:t>
      </w:r>
    </w:p>
    <w:p w14:paraId="6023A620"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6"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directionsRequest.OptimizeWaypoints = </w:t>
      </w:r>
      <w:r w:rsidRPr="007E2120">
        <w:rPr>
          <w:rFonts w:ascii="Consolas" w:hAnsi="Consolas" w:cs="Consolas"/>
          <w:color w:val="0000FF"/>
          <w:sz w:val="19"/>
          <w:szCs w:val="19"/>
          <w:highlight w:val="white"/>
          <w:lang w:val="en-US" w:eastAsia="ja-JP"/>
        </w:rPr>
        <w:t>true</w:t>
      </w:r>
      <w:r w:rsidRPr="007E2120">
        <w:rPr>
          <w:rFonts w:ascii="Consolas" w:hAnsi="Consolas" w:cs="Consolas"/>
          <w:color w:val="000000"/>
          <w:sz w:val="19"/>
          <w:szCs w:val="19"/>
          <w:highlight w:val="white"/>
          <w:lang w:val="en-US" w:eastAsia="ja-JP"/>
        </w:rPr>
        <w:t>;</w:t>
      </w:r>
      <w:r w:rsidRPr="007E2120">
        <w:rPr>
          <w:rFonts w:ascii="Consolas" w:hAnsi="Consolas" w:cs="Consolas"/>
          <w:color w:val="008000"/>
          <w:sz w:val="19"/>
          <w:szCs w:val="19"/>
          <w:highlight w:val="white"/>
          <w:lang w:val="en-US" w:eastAsia="ja-JP"/>
        </w:rPr>
        <w:t>//solves TSP for us, but is limited to 8 points</w:t>
      </w:r>
    </w:p>
    <w:p w14:paraId="638BE315"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7" w:author="aich" w:date="2014-12-08T06:13:00Z">
          <w:pPr>
            <w:autoSpaceDE w:val="0"/>
            <w:autoSpaceDN w:val="0"/>
            <w:adjustRightInd w:val="0"/>
            <w:ind w:left="360"/>
          </w:pPr>
        </w:pPrChange>
      </w:pPr>
    </w:p>
    <w:p w14:paraId="55864C00"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8"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directions = </w:t>
      </w:r>
      <w:r w:rsidRPr="007E2120">
        <w:rPr>
          <w:rFonts w:ascii="Consolas" w:hAnsi="Consolas" w:cs="Consolas"/>
          <w:color w:val="2B91AF"/>
          <w:sz w:val="19"/>
          <w:szCs w:val="19"/>
          <w:highlight w:val="white"/>
          <w:lang w:val="en-US" w:eastAsia="ja-JP"/>
        </w:rPr>
        <w:t>GoogleMaps</w:t>
      </w:r>
      <w:r w:rsidRPr="007E2120">
        <w:rPr>
          <w:rFonts w:ascii="Consolas" w:hAnsi="Consolas" w:cs="Consolas"/>
          <w:color w:val="000000"/>
          <w:sz w:val="19"/>
          <w:szCs w:val="19"/>
          <w:highlight w:val="white"/>
          <w:lang w:val="en-US" w:eastAsia="ja-JP"/>
        </w:rPr>
        <w:t>.Directions.Query(directionsRequest);</w:t>
      </w:r>
    </w:p>
    <w:p w14:paraId="5951C34B"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59" w:author="aich" w:date="2014-12-08T06:13:00Z">
          <w:pPr>
            <w:autoSpaceDE w:val="0"/>
            <w:autoSpaceDN w:val="0"/>
            <w:adjustRightInd w:val="0"/>
            <w:ind w:left="360"/>
          </w:pPr>
        </w:pPrChange>
      </w:pPr>
    </w:p>
    <w:p w14:paraId="52DDB1BB"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0"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if</w:t>
      </w:r>
      <w:r w:rsidRPr="007E2120">
        <w:rPr>
          <w:rFonts w:ascii="Consolas" w:hAnsi="Consolas" w:cs="Consolas"/>
          <w:color w:val="000000"/>
          <w:sz w:val="19"/>
          <w:szCs w:val="19"/>
          <w:highlight w:val="white"/>
          <w:lang w:val="en-US" w:eastAsia="ja-JP"/>
        </w:rPr>
        <w:t xml:space="preserve"> (directions.Status != </w:t>
      </w:r>
      <w:r w:rsidRPr="007E2120">
        <w:rPr>
          <w:rFonts w:ascii="Consolas" w:hAnsi="Consolas" w:cs="Consolas"/>
          <w:color w:val="2B91AF"/>
          <w:sz w:val="19"/>
          <w:szCs w:val="19"/>
          <w:highlight w:val="white"/>
          <w:lang w:val="en-US" w:eastAsia="ja-JP"/>
        </w:rPr>
        <w:t>DirectionsStatusCodes</w:t>
      </w:r>
      <w:r w:rsidRPr="007E2120">
        <w:rPr>
          <w:rFonts w:ascii="Consolas" w:hAnsi="Consolas" w:cs="Consolas"/>
          <w:color w:val="000000"/>
          <w:sz w:val="19"/>
          <w:szCs w:val="19"/>
          <w:highlight w:val="white"/>
          <w:lang w:val="en-US" w:eastAsia="ja-JP"/>
        </w:rPr>
        <w:t>.OK)</w:t>
      </w:r>
    </w:p>
    <w:p w14:paraId="2D470415"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eastAsia="ja-JP"/>
        </w:rPr>
        <w:pPrChange w:id="1261"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eastAsia="ja-JP"/>
        </w:rPr>
        <w:t>throw</w:t>
      </w:r>
      <w:r w:rsidRPr="007E2120">
        <w:rPr>
          <w:rFonts w:ascii="Consolas" w:hAnsi="Consolas" w:cs="Consolas"/>
          <w:color w:val="000000"/>
          <w:sz w:val="19"/>
          <w:szCs w:val="19"/>
          <w:highlight w:val="white"/>
          <w:lang w:eastAsia="ja-JP"/>
        </w:rPr>
        <w:t xml:space="preserve"> </w:t>
      </w:r>
      <w:r w:rsidRPr="007E2120">
        <w:rPr>
          <w:rFonts w:ascii="Consolas" w:hAnsi="Consolas" w:cs="Consolas"/>
          <w:color w:val="0000FF"/>
          <w:sz w:val="19"/>
          <w:szCs w:val="19"/>
          <w:highlight w:val="white"/>
          <w:lang w:eastAsia="ja-JP"/>
        </w:rPr>
        <w:t>new</w:t>
      </w:r>
      <w:r w:rsidRPr="007E2120">
        <w:rPr>
          <w:rFonts w:ascii="Consolas" w:hAnsi="Consolas" w:cs="Consolas"/>
          <w:color w:val="000000"/>
          <w:sz w:val="19"/>
          <w:szCs w:val="19"/>
          <w:highlight w:val="white"/>
          <w:lang w:eastAsia="ja-JP"/>
        </w:rPr>
        <w:t xml:space="preserve"> </w:t>
      </w:r>
      <w:r w:rsidRPr="007E2120">
        <w:rPr>
          <w:rFonts w:ascii="Consolas" w:hAnsi="Consolas" w:cs="Consolas"/>
          <w:color w:val="2B91AF"/>
          <w:sz w:val="19"/>
          <w:szCs w:val="19"/>
          <w:highlight w:val="white"/>
          <w:lang w:eastAsia="ja-JP"/>
        </w:rPr>
        <w:t>Exception</w:t>
      </w:r>
      <w:r w:rsidRPr="007E2120">
        <w:rPr>
          <w:rFonts w:ascii="Consolas" w:hAnsi="Consolas" w:cs="Consolas"/>
          <w:color w:val="000000"/>
          <w:sz w:val="19"/>
          <w:szCs w:val="19"/>
          <w:highlight w:val="white"/>
          <w:lang w:eastAsia="ja-JP"/>
        </w:rPr>
        <w:t>(</w:t>
      </w:r>
      <w:r w:rsidRPr="007E2120">
        <w:rPr>
          <w:rFonts w:ascii="Consolas" w:hAnsi="Consolas" w:cs="Consolas"/>
          <w:color w:val="A31515"/>
          <w:sz w:val="19"/>
          <w:szCs w:val="19"/>
          <w:highlight w:val="white"/>
          <w:lang w:eastAsia="ja-JP"/>
        </w:rPr>
        <w:t>"Nie udało się wygenerować trasy!\nPowód: "</w:t>
      </w:r>
      <w:r w:rsidRPr="007E2120">
        <w:rPr>
          <w:rFonts w:ascii="Consolas" w:hAnsi="Consolas" w:cs="Consolas"/>
          <w:color w:val="000000"/>
          <w:sz w:val="19"/>
          <w:szCs w:val="19"/>
          <w:highlight w:val="white"/>
          <w:lang w:eastAsia="ja-JP"/>
        </w:rPr>
        <w:t xml:space="preserve"> + directions.StatusStr);</w:t>
      </w:r>
    </w:p>
    <w:p w14:paraId="1340DDAA"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2"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eastAsia="ja-JP"/>
        </w:rPr>
        <w:t xml:space="preserve">                </w:t>
      </w:r>
      <w:r w:rsidRPr="00250A0E">
        <w:rPr>
          <w:rFonts w:ascii="Consolas" w:hAnsi="Consolas" w:cs="Consolas"/>
          <w:color w:val="0000FF"/>
          <w:sz w:val="19"/>
          <w:szCs w:val="19"/>
          <w:highlight w:val="white"/>
          <w:lang w:val="en-US" w:eastAsia="ja-JP"/>
        </w:rPr>
        <w:t>else</w:t>
      </w:r>
    </w:p>
    <w:p w14:paraId="3CA25063"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3" w:author="aich" w:date="2014-12-08T06:13:00Z">
          <w:pPr>
            <w:autoSpaceDE w:val="0"/>
            <w:autoSpaceDN w:val="0"/>
            <w:adjustRightInd w:val="0"/>
            <w:ind w:left="360"/>
          </w:pPr>
        </w:pPrChange>
      </w:pPr>
      <w:r w:rsidRPr="00250A0E">
        <w:rPr>
          <w:rFonts w:ascii="Consolas" w:hAnsi="Consolas" w:cs="Consolas"/>
          <w:color w:val="000000"/>
          <w:sz w:val="19"/>
          <w:szCs w:val="19"/>
          <w:highlight w:val="white"/>
          <w:lang w:val="en-US" w:eastAsia="ja-JP"/>
        </w:rPr>
        <w:t xml:space="preserve">                {</w:t>
      </w:r>
    </w:p>
    <w:p w14:paraId="64BB3B95"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4"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legs.AddRange(directions.Routes.First().Legs);</w:t>
      </w:r>
    </w:p>
    <w:p w14:paraId="7A9335AC"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5"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summaries += directions.Routes.First().Summary + </w:t>
      </w:r>
      <w:r w:rsidRPr="007E2120">
        <w:rPr>
          <w:rFonts w:ascii="Consolas" w:hAnsi="Consolas" w:cs="Consolas"/>
          <w:color w:val="2B91AF"/>
          <w:sz w:val="19"/>
          <w:szCs w:val="19"/>
          <w:highlight w:val="white"/>
          <w:lang w:val="en-US" w:eastAsia="ja-JP"/>
        </w:rPr>
        <w:t>Environment</w:t>
      </w:r>
      <w:r w:rsidRPr="007E2120">
        <w:rPr>
          <w:rFonts w:ascii="Consolas" w:hAnsi="Consolas" w:cs="Consolas"/>
          <w:color w:val="000000"/>
          <w:sz w:val="19"/>
          <w:szCs w:val="19"/>
          <w:highlight w:val="white"/>
          <w:lang w:val="en-US" w:eastAsia="ja-JP"/>
        </w:rPr>
        <w:t>.NewLine;</w:t>
      </w:r>
    </w:p>
    <w:p w14:paraId="6178257B"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6"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FF"/>
          <w:sz w:val="19"/>
          <w:szCs w:val="19"/>
          <w:highlight w:val="white"/>
          <w:lang w:val="en-US" w:eastAsia="ja-JP"/>
        </w:rPr>
        <w:t>if</w:t>
      </w:r>
      <w:r w:rsidRPr="00250A0E">
        <w:rPr>
          <w:rFonts w:ascii="Consolas" w:hAnsi="Consolas" w:cs="Consolas"/>
          <w:color w:val="000000"/>
          <w:sz w:val="19"/>
          <w:szCs w:val="19"/>
          <w:highlight w:val="white"/>
          <w:lang w:val="en-US" w:eastAsia="ja-JP"/>
        </w:rPr>
        <w:t xml:space="preserve"> (routeOptimizationProvider == </w:t>
      </w:r>
      <w:r w:rsidRPr="00250A0E">
        <w:rPr>
          <w:rFonts w:ascii="Consolas" w:hAnsi="Consolas" w:cs="Consolas"/>
          <w:color w:val="2B91AF"/>
          <w:sz w:val="19"/>
          <w:szCs w:val="19"/>
          <w:highlight w:val="white"/>
          <w:lang w:val="en-US" w:eastAsia="ja-JP"/>
        </w:rPr>
        <w:t>RouteOptimizationProvider</w:t>
      </w:r>
      <w:r w:rsidRPr="00250A0E">
        <w:rPr>
          <w:rFonts w:ascii="Consolas" w:hAnsi="Consolas" w:cs="Consolas"/>
          <w:color w:val="000000"/>
          <w:sz w:val="19"/>
          <w:szCs w:val="19"/>
          <w:highlight w:val="white"/>
          <w:lang w:val="en-US" w:eastAsia="ja-JP"/>
        </w:rPr>
        <w:t>.GoogleMaps)</w:t>
      </w:r>
    </w:p>
    <w:p w14:paraId="79A16DB3"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7"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waypointsOrder.AddRange(directions.Routes.First().WaypointOrder);</w:t>
      </w:r>
    </w:p>
    <w:p w14:paraId="07D57FCE"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8"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warnings.AddRange(directions.Routes.First().Warnings);</w:t>
      </w:r>
    </w:p>
    <w:p w14:paraId="79AE1747" w14:textId="77777777" w:rsidR="007E2120" w:rsidRPr="003D0B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69"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3D0B0E">
        <w:rPr>
          <w:rFonts w:ascii="Consolas" w:hAnsi="Consolas" w:cs="Consolas"/>
          <w:color w:val="000000"/>
          <w:sz w:val="19"/>
          <w:szCs w:val="19"/>
          <w:highlight w:val="white"/>
          <w:lang w:val="en-US" w:eastAsia="ja-JP"/>
        </w:rPr>
        <w:t>}</w:t>
      </w:r>
    </w:p>
    <w:p w14:paraId="0353D722" w14:textId="77777777" w:rsidR="007E2120" w:rsidRPr="003D0B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0" w:author="aich" w:date="2014-12-08T06:13:00Z">
          <w:pPr>
            <w:autoSpaceDE w:val="0"/>
            <w:autoSpaceDN w:val="0"/>
            <w:adjustRightInd w:val="0"/>
            <w:ind w:left="360"/>
          </w:pPr>
        </w:pPrChange>
      </w:pPr>
      <w:r w:rsidRPr="003D0B0E">
        <w:rPr>
          <w:rFonts w:ascii="Consolas" w:hAnsi="Consolas" w:cs="Consolas"/>
          <w:color w:val="000000"/>
          <w:sz w:val="19"/>
          <w:szCs w:val="19"/>
          <w:highlight w:val="white"/>
          <w:lang w:val="en-US" w:eastAsia="ja-JP"/>
        </w:rPr>
        <w:t xml:space="preserve">            }</w:t>
      </w:r>
    </w:p>
    <w:p w14:paraId="3CA1516F" w14:textId="77777777" w:rsidR="007E2120" w:rsidRPr="003D0B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1" w:author="aich" w:date="2014-12-08T06:13:00Z">
          <w:pPr>
            <w:autoSpaceDE w:val="0"/>
            <w:autoSpaceDN w:val="0"/>
            <w:adjustRightInd w:val="0"/>
            <w:ind w:left="360"/>
          </w:pPr>
        </w:pPrChange>
      </w:pPr>
    </w:p>
    <w:p w14:paraId="45D0AC4A" w14:textId="77777777" w:rsidR="007E2120" w:rsidRPr="003D0B0E"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2" w:author="aich" w:date="2014-12-08T06:13:00Z">
          <w:pPr>
            <w:autoSpaceDE w:val="0"/>
            <w:autoSpaceDN w:val="0"/>
            <w:adjustRightInd w:val="0"/>
            <w:ind w:left="360"/>
          </w:pPr>
        </w:pPrChange>
      </w:pPr>
    </w:p>
    <w:p w14:paraId="59AC92C1"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3"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responseRoute = </w:t>
      </w:r>
      <w:r w:rsidRPr="007E2120">
        <w:rPr>
          <w:rFonts w:ascii="Consolas" w:hAnsi="Consolas" w:cs="Consolas"/>
          <w:color w:val="0000FF"/>
          <w:sz w:val="19"/>
          <w:szCs w:val="19"/>
          <w:highlight w:val="white"/>
          <w:lang w:val="en-US" w:eastAsia="ja-JP"/>
        </w:rPr>
        <w:t>new</w:t>
      </w:r>
      <w:r w:rsidRPr="007E2120">
        <w:rPr>
          <w:rFonts w:ascii="Consolas" w:hAnsi="Consolas" w:cs="Consolas"/>
          <w:color w:val="000000"/>
          <w:sz w:val="19"/>
          <w:szCs w:val="19"/>
          <w:highlight w:val="white"/>
          <w:lang w:val="en-US" w:eastAsia="ja-JP"/>
        </w:rPr>
        <w:t xml:space="preserve"> GoogleMapsApi.Entities.Directions.Response.</w:t>
      </w:r>
      <w:r w:rsidRPr="007E2120">
        <w:rPr>
          <w:rFonts w:ascii="Consolas" w:hAnsi="Consolas" w:cs="Consolas"/>
          <w:color w:val="2B91AF"/>
          <w:sz w:val="19"/>
          <w:szCs w:val="19"/>
          <w:highlight w:val="white"/>
          <w:lang w:val="en-US" w:eastAsia="ja-JP"/>
        </w:rPr>
        <w:t>Route</w:t>
      </w:r>
      <w:r w:rsidRPr="007E2120">
        <w:rPr>
          <w:rFonts w:ascii="Consolas" w:hAnsi="Consolas" w:cs="Consolas"/>
          <w:color w:val="000000"/>
          <w:sz w:val="19"/>
          <w:szCs w:val="19"/>
          <w:highlight w:val="white"/>
          <w:lang w:val="en-US" w:eastAsia="ja-JP"/>
        </w:rPr>
        <w:t>()</w:t>
      </w:r>
    </w:p>
    <w:p w14:paraId="461B12FD"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4"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p>
    <w:p w14:paraId="2DA6851E"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5"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Legs = legs,</w:t>
      </w:r>
    </w:p>
    <w:p w14:paraId="207DB71B"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6"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Summary = summaries,</w:t>
      </w:r>
    </w:p>
    <w:p w14:paraId="5BB4B6BA"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7"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Warnings = warnings.ToArray()</w:t>
      </w:r>
    </w:p>
    <w:p w14:paraId="54CD68F6"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8"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p>
    <w:p w14:paraId="62BD98D7"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79" w:author="aich" w:date="2014-12-08T06:13:00Z">
          <w:pPr>
            <w:autoSpaceDE w:val="0"/>
            <w:autoSpaceDN w:val="0"/>
            <w:adjustRightInd w:val="0"/>
            <w:ind w:left="360"/>
          </w:pPr>
        </w:pPrChange>
      </w:pPr>
    </w:p>
    <w:p w14:paraId="746B4463"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80"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7E2120">
        <w:rPr>
          <w:rFonts w:ascii="Consolas" w:hAnsi="Consolas" w:cs="Consolas"/>
          <w:color w:val="0000FF"/>
          <w:sz w:val="19"/>
          <w:szCs w:val="19"/>
          <w:highlight w:val="white"/>
          <w:lang w:val="en-US" w:eastAsia="ja-JP"/>
        </w:rPr>
        <w:t>if</w:t>
      </w:r>
      <w:r w:rsidRPr="007E2120">
        <w:rPr>
          <w:rFonts w:ascii="Consolas" w:hAnsi="Consolas" w:cs="Consolas"/>
          <w:color w:val="000000"/>
          <w:sz w:val="19"/>
          <w:szCs w:val="19"/>
          <w:highlight w:val="white"/>
          <w:lang w:val="en-US" w:eastAsia="ja-JP"/>
        </w:rPr>
        <w:t xml:space="preserve"> (routeOptimizationProvider == </w:t>
      </w:r>
      <w:r w:rsidRPr="007E2120">
        <w:rPr>
          <w:rFonts w:ascii="Consolas" w:hAnsi="Consolas" w:cs="Consolas"/>
          <w:color w:val="2B91AF"/>
          <w:sz w:val="19"/>
          <w:szCs w:val="19"/>
          <w:highlight w:val="white"/>
          <w:lang w:val="en-US" w:eastAsia="ja-JP"/>
        </w:rPr>
        <w:t>RouteOptimizationProvider</w:t>
      </w:r>
      <w:r w:rsidRPr="007E2120">
        <w:rPr>
          <w:rFonts w:ascii="Consolas" w:hAnsi="Consolas" w:cs="Consolas"/>
          <w:color w:val="000000"/>
          <w:sz w:val="19"/>
          <w:szCs w:val="19"/>
          <w:highlight w:val="white"/>
          <w:lang w:val="en-US" w:eastAsia="ja-JP"/>
        </w:rPr>
        <w:t>.GoogleMaps)</w:t>
      </w:r>
    </w:p>
    <w:p w14:paraId="277A1440"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81"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responseRoute.WaypointOrder = waypointsOrder.ToArray();</w:t>
      </w:r>
    </w:p>
    <w:p w14:paraId="6CB547F0"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82" w:author="aich" w:date="2014-12-08T06:13:00Z">
          <w:pPr>
            <w:autoSpaceDE w:val="0"/>
            <w:autoSpaceDN w:val="0"/>
            <w:adjustRightInd w:val="0"/>
            <w:ind w:left="360"/>
          </w:pPr>
        </w:pPrChange>
      </w:pPr>
    </w:p>
    <w:p w14:paraId="4CF8EAB5" w14:textId="77777777" w:rsidR="007E2120" w:rsidRPr="007E2120" w:rsidRDefault="007E2120">
      <w:pPr>
        <w:autoSpaceDE w:val="0"/>
        <w:autoSpaceDN w:val="0"/>
        <w:adjustRightInd w:val="0"/>
        <w:ind w:left="360"/>
        <w:jc w:val="both"/>
        <w:rPr>
          <w:rFonts w:ascii="Consolas" w:hAnsi="Consolas" w:cs="Consolas"/>
          <w:color w:val="000000"/>
          <w:sz w:val="19"/>
          <w:szCs w:val="19"/>
          <w:highlight w:val="white"/>
          <w:lang w:val="en-US" w:eastAsia="ja-JP"/>
        </w:rPr>
        <w:pPrChange w:id="1283" w:author="aich" w:date="2014-12-08T06:13:00Z">
          <w:pPr>
            <w:autoSpaceDE w:val="0"/>
            <w:autoSpaceDN w:val="0"/>
            <w:adjustRightInd w:val="0"/>
            <w:ind w:left="360"/>
          </w:pPr>
        </w:pPrChange>
      </w:pPr>
    </w:p>
    <w:p w14:paraId="7962598C" w14:textId="77777777" w:rsidR="007E2120" w:rsidRPr="00250A0E" w:rsidRDefault="007E2120">
      <w:pPr>
        <w:autoSpaceDE w:val="0"/>
        <w:autoSpaceDN w:val="0"/>
        <w:adjustRightInd w:val="0"/>
        <w:ind w:left="360"/>
        <w:jc w:val="both"/>
        <w:rPr>
          <w:rFonts w:ascii="Consolas" w:hAnsi="Consolas" w:cs="Consolas"/>
          <w:color w:val="000000"/>
          <w:sz w:val="19"/>
          <w:szCs w:val="19"/>
          <w:highlight w:val="white"/>
          <w:lang w:eastAsia="ja-JP"/>
        </w:rPr>
        <w:pPrChange w:id="1284" w:author="aich" w:date="2014-12-08T06:13:00Z">
          <w:pPr>
            <w:autoSpaceDE w:val="0"/>
            <w:autoSpaceDN w:val="0"/>
            <w:adjustRightInd w:val="0"/>
            <w:ind w:left="360"/>
          </w:pPr>
        </w:pPrChange>
      </w:pPr>
      <w:r w:rsidRPr="007E2120">
        <w:rPr>
          <w:rFonts w:ascii="Consolas" w:hAnsi="Consolas" w:cs="Consolas"/>
          <w:color w:val="000000"/>
          <w:sz w:val="19"/>
          <w:szCs w:val="19"/>
          <w:highlight w:val="white"/>
          <w:lang w:val="en-US" w:eastAsia="ja-JP"/>
        </w:rPr>
        <w:t xml:space="preserve">            </w:t>
      </w:r>
      <w:r w:rsidRPr="00250A0E">
        <w:rPr>
          <w:rFonts w:ascii="Consolas" w:hAnsi="Consolas" w:cs="Consolas"/>
          <w:color w:val="0000FF"/>
          <w:sz w:val="19"/>
          <w:szCs w:val="19"/>
          <w:highlight w:val="white"/>
          <w:lang w:eastAsia="ja-JP"/>
        </w:rPr>
        <w:t>return</w:t>
      </w:r>
      <w:r w:rsidRPr="00250A0E">
        <w:rPr>
          <w:rFonts w:ascii="Consolas" w:hAnsi="Consolas" w:cs="Consolas"/>
          <w:color w:val="000000"/>
          <w:sz w:val="19"/>
          <w:szCs w:val="19"/>
          <w:highlight w:val="white"/>
          <w:lang w:eastAsia="ja-JP"/>
        </w:rPr>
        <w:t xml:space="preserve"> responseRoute;</w:t>
      </w:r>
    </w:p>
    <w:p w14:paraId="577585CB" w14:textId="77777777" w:rsidR="00EF583C" w:rsidRPr="00250A0E" w:rsidRDefault="007E2120">
      <w:pPr>
        <w:spacing w:line="360" w:lineRule="auto"/>
        <w:ind w:left="360"/>
        <w:jc w:val="both"/>
        <w:pPrChange w:id="1285" w:author="aich" w:date="2014-12-08T06:13:00Z">
          <w:pPr>
            <w:spacing w:line="360" w:lineRule="auto"/>
            <w:ind w:left="360"/>
          </w:pPr>
        </w:pPrChange>
      </w:pPr>
      <w:r w:rsidRPr="00250A0E">
        <w:rPr>
          <w:rFonts w:ascii="Consolas" w:hAnsi="Consolas" w:cs="Consolas"/>
          <w:color w:val="000000"/>
          <w:sz w:val="19"/>
          <w:szCs w:val="19"/>
          <w:highlight w:val="white"/>
          <w:lang w:eastAsia="ja-JP"/>
        </w:rPr>
        <w:t xml:space="preserve">        }</w:t>
      </w:r>
    </w:p>
    <w:p w14:paraId="2FF6D541" w14:textId="0A9AFF7A" w:rsidR="007E2120" w:rsidRDefault="007E2120">
      <w:pPr>
        <w:spacing w:line="360" w:lineRule="auto"/>
        <w:ind w:firstLine="360"/>
        <w:jc w:val="both"/>
        <w:rPr>
          <w:rFonts w:ascii="Consolas" w:hAnsi="Consolas" w:cs="Consolas"/>
          <w:color w:val="000000"/>
          <w:sz w:val="19"/>
          <w:szCs w:val="19"/>
          <w:lang w:eastAsia="ja-JP"/>
        </w:rPr>
        <w:pPrChange w:id="1286" w:author="aich" w:date="2014-12-08T06:13:00Z">
          <w:pPr>
            <w:spacing w:line="360" w:lineRule="auto"/>
            <w:jc w:val="both"/>
          </w:pPr>
        </w:pPrChange>
      </w:pPr>
      <w:r w:rsidRPr="007B3033">
        <w:rPr>
          <w:rFonts w:eastAsia="Arial"/>
        </w:rPr>
        <w:t xml:space="preserve">Powyższy kod ma za zadanie obchodzenie limitów jakie narzuca </w:t>
      </w:r>
      <w:r w:rsidR="00072F39" w:rsidRPr="0040343C">
        <w:rPr>
          <w:rPrChange w:id="1287" w:author="Speedziarz" w:date="2014-12-07T23:30:00Z">
            <w:rPr>
              <w:rFonts w:cs="Arial"/>
              <w:shd w:val="clear" w:color="auto" w:fill="F6F7F8"/>
            </w:rPr>
          </w:rPrChange>
        </w:rPr>
        <w:t>GoogleDirections API. Są to limity na liczbę wprowadzanych adresów</w:t>
      </w:r>
      <w:ins w:id="1288" w:author="Speedziarz" w:date="2014-12-08T03:27:00Z">
        <w:r w:rsidR="009B4673">
          <w:t xml:space="preserve">, </w:t>
        </w:r>
      </w:ins>
      <w:del w:id="1289" w:author="Speedziarz" w:date="2014-12-08T03:27:00Z">
        <w:r w:rsidR="00072F39" w:rsidRPr="0040343C" w:rsidDel="009B4673">
          <w:rPr>
            <w:rPrChange w:id="1290" w:author="Speedziarz" w:date="2014-12-07T23:30:00Z">
              <w:rPr>
                <w:rFonts w:cs="Arial"/>
                <w:shd w:val="clear" w:color="auto" w:fill="F6F7F8"/>
              </w:rPr>
            </w:rPrChange>
          </w:rPr>
          <w:delText xml:space="preserve"> </w:delText>
        </w:r>
      </w:del>
      <w:r w:rsidR="00072F39" w:rsidRPr="0040343C">
        <w:rPr>
          <w:rPrChange w:id="1291" w:author="Speedziarz" w:date="2014-12-07T23:30:00Z">
            <w:rPr>
              <w:rFonts w:cs="Arial"/>
              <w:shd w:val="clear" w:color="auto" w:fill="F6F7F8"/>
            </w:rPr>
          </w:rPrChange>
        </w:rPr>
        <w:t xml:space="preserve">jakie przetwarza algorytm, limit wynosi 10. W przypadku naszej aplikacji i do celów wizualizacji taka liczba jest nie wystarczająca ponieważ pozwala na wyznaczenie trasy wyłącznie dla 8 adresów lub mniej ( 1 – początkowy adres bazy, 2-9 adresy dostawy, 10 adres końcowy baza) co w przypadku firmy logistycznej może być dużym ograniczeniem. </w:t>
      </w:r>
      <w:r w:rsidR="008F4924" w:rsidRPr="0040343C">
        <w:rPr>
          <w:rPrChange w:id="1292" w:author="Speedziarz" w:date="2014-12-07T23:30:00Z">
            <w:rPr>
              <w:rFonts w:cs="Arial"/>
              <w:shd w:val="clear" w:color="auto" w:fill="F6F7F8"/>
            </w:rPr>
          </w:rPrChange>
        </w:rPr>
        <w:t>Cała sytuacja została rozwiązana w pęt</w:t>
      </w:r>
      <w:del w:id="1293" w:author="Speedziarz" w:date="2014-12-08T01:53:00Z">
        <w:r w:rsidR="008F4924" w:rsidRPr="0040343C" w:rsidDel="00CE1514">
          <w:rPr>
            <w:rPrChange w:id="1294" w:author="Speedziarz" w:date="2014-12-07T23:30:00Z">
              <w:rPr>
                <w:rFonts w:cs="Arial"/>
                <w:shd w:val="clear" w:color="auto" w:fill="F6F7F8"/>
              </w:rPr>
            </w:rPrChange>
          </w:rPr>
          <w:delText>a</w:delText>
        </w:r>
      </w:del>
      <w:r w:rsidR="008F4924" w:rsidRPr="0040343C">
        <w:rPr>
          <w:rPrChange w:id="1295" w:author="Speedziarz" w:date="2014-12-07T23:30:00Z">
            <w:rPr>
              <w:rFonts w:cs="Arial"/>
              <w:shd w:val="clear" w:color="auto" w:fill="F6F7F8"/>
            </w:rPr>
          </w:rPrChange>
        </w:rPr>
        <w:t>li powyższego kodu:</w:t>
      </w:r>
      <w:r w:rsidR="008F4924" w:rsidRPr="00A82435">
        <w:rPr>
          <w:rPrChange w:id="1296" w:author="Speedziarz" w:date="2014-12-07T23:29:00Z">
            <w:rPr>
              <w:rFonts w:cs="Arial"/>
              <w:shd w:val="clear" w:color="auto" w:fill="F6F7F8"/>
            </w:rPr>
          </w:rPrChange>
        </w:rPr>
        <w:t xml:space="preserve">  </w:t>
      </w:r>
      <w:del w:id="1297" w:author="Speedziarz" w:date="2014-12-07T23:29:00Z">
        <w:r w:rsidR="008F4924" w:rsidRPr="00A82435" w:rsidDel="00A82435">
          <w:rPr>
            <w:rPrChange w:id="1298" w:author="Speedziarz" w:date="2014-12-07T23:29:00Z">
              <w:rPr>
                <w:rFonts w:cs="Arial"/>
                <w:shd w:val="clear" w:color="auto" w:fill="F6F7F8"/>
              </w:rPr>
            </w:rPrChange>
          </w:rPr>
          <w:delText>„</w:delText>
        </w:r>
      </w:del>
      <w:r w:rsidR="008F4924">
        <w:rPr>
          <w:rFonts w:ascii="Consolas" w:hAnsi="Consolas" w:cs="Consolas"/>
          <w:color w:val="0000FF"/>
          <w:sz w:val="19"/>
          <w:szCs w:val="19"/>
          <w:highlight w:val="white"/>
          <w:lang w:eastAsia="ja-JP"/>
        </w:rPr>
        <w:t>for</w:t>
      </w:r>
      <w:r w:rsidR="008F4924">
        <w:rPr>
          <w:rFonts w:ascii="Consolas" w:hAnsi="Consolas" w:cs="Consolas"/>
          <w:color w:val="000000"/>
          <w:sz w:val="19"/>
          <w:szCs w:val="19"/>
          <w:highlight w:val="white"/>
          <w:lang w:eastAsia="ja-JP"/>
        </w:rPr>
        <w:t xml:space="preserve"> (</w:t>
      </w:r>
      <w:r w:rsidR="008F4924">
        <w:rPr>
          <w:rFonts w:ascii="Consolas" w:hAnsi="Consolas" w:cs="Consolas"/>
          <w:color w:val="0000FF"/>
          <w:sz w:val="19"/>
          <w:szCs w:val="19"/>
          <w:highlight w:val="white"/>
          <w:lang w:eastAsia="ja-JP"/>
        </w:rPr>
        <w:t>int</w:t>
      </w:r>
      <w:r w:rsidR="008F4924">
        <w:rPr>
          <w:rFonts w:ascii="Consolas" w:hAnsi="Consolas" w:cs="Consolas"/>
          <w:color w:val="000000"/>
          <w:sz w:val="19"/>
          <w:szCs w:val="19"/>
          <w:highlight w:val="white"/>
          <w:lang w:eastAsia="ja-JP"/>
        </w:rPr>
        <w:t xml:space="preserve"> i = 0; i &lt; allAddresses.Count - 1; i += 9)</w:t>
      </w:r>
      <w:del w:id="1299" w:author="Speedziarz" w:date="2014-12-07T23:30:00Z">
        <w:r w:rsidR="008F4924" w:rsidRPr="0040343C" w:rsidDel="0040343C">
          <w:rPr>
            <w:rPrChange w:id="1300" w:author="Speedziarz" w:date="2014-12-07T23:30:00Z">
              <w:rPr>
                <w:rFonts w:ascii="Consolas" w:hAnsi="Consolas" w:cs="Consolas"/>
                <w:color w:val="000000"/>
                <w:sz w:val="19"/>
                <w:szCs w:val="19"/>
                <w:lang w:eastAsia="ja-JP"/>
              </w:rPr>
            </w:rPrChange>
          </w:rPr>
          <w:delText>”</w:delText>
        </w:r>
      </w:del>
      <w:r w:rsidR="008F4924" w:rsidRPr="0040343C">
        <w:rPr>
          <w:rPrChange w:id="1301" w:author="Speedziarz" w:date="2014-12-07T23:30:00Z">
            <w:rPr>
              <w:rFonts w:ascii="Consolas" w:hAnsi="Consolas" w:cs="Consolas"/>
              <w:color w:val="000000"/>
              <w:sz w:val="19"/>
              <w:szCs w:val="19"/>
              <w:lang w:eastAsia="ja-JP"/>
            </w:rPr>
          </w:rPrChange>
        </w:rPr>
        <w:t>.</w:t>
      </w:r>
    </w:p>
    <w:p w14:paraId="3F6668F2" w14:textId="247ED60F" w:rsidR="008F4924" w:rsidRPr="00072F39" w:rsidRDefault="008F4924">
      <w:pPr>
        <w:spacing w:line="360" w:lineRule="auto"/>
        <w:jc w:val="both"/>
        <w:rPr>
          <w:rFonts w:eastAsia="Arial" w:cs="Arial"/>
        </w:rPr>
      </w:pPr>
      <w:r>
        <w:rPr>
          <w:rFonts w:eastAsia="Arial" w:cs="Arial"/>
        </w:rPr>
        <w:t xml:space="preserve">Jeżeli nasza trasa ma więcej punktów niż 10, to dzielimy naszą trasę na takie 10 elementowe </w:t>
      </w:r>
      <w:ins w:id="1302" w:author="Speedziarz" w:date="2014-12-08T01:54:00Z">
        <w:r w:rsidR="00CE1514">
          <w:rPr>
            <w:rFonts w:eastAsia="Arial" w:cs="Arial"/>
          </w:rPr>
          <w:t>„pod</w:t>
        </w:r>
      </w:ins>
      <w:r>
        <w:rPr>
          <w:rFonts w:eastAsia="Arial" w:cs="Arial"/>
        </w:rPr>
        <w:t>trasy</w:t>
      </w:r>
      <w:ins w:id="1303" w:author="Speedziarz" w:date="2014-12-08T01:54:00Z">
        <w:r w:rsidR="00CE1514">
          <w:rPr>
            <w:rFonts w:eastAsia="Arial" w:cs="Arial"/>
          </w:rPr>
          <w:t>”</w:t>
        </w:r>
      </w:ins>
      <w:r>
        <w:rPr>
          <w:rFonts w:eastAsia="Arial" w:cs="Arial"/>
        </w:rPr>
        <w:t xml:space="preserve"> i po kolei odpytuje</w:t>
      </w:r>
      <w:ins w:id="1304" w:author="Speedziarz" w:date="2014-12-08T01:54:00Z">
        <w:r w:rsidR="00CE1514">
          <w:rPr>
            <w:rFonts w:eastAsia="Arial" w:cs="Arial"/>
          </w:rPr>
          <w:t>my</w:t>
        </w:r>
      </w:ins>
      <w:r>
        <w:rPr>
          <w:rFonts w:eastAsia="Arial" w:cs="Arial"/>
        </w:rPr>
        <w:t xml:space="preserve"> o te podtrasy w tej pętli, a później łączymy to w aplikacji w jedną trasę.</w:t>
      </w:r>
    </w:p>
    <w:p w14:paraId="317EA65E" w14:textId="77777777" w:rsidR="007E2120" w:rsidRPr="00072F39" w:rsidDel="00CE1514" w:rsidRDefault="007E2120">
      <w:pPr>
        <w:spacing w:line="360" w:lineRule="auto"/>
        <w:jc w:val="both"/>
        <w:rPr>
          <w:del w:id="1305" w:author="Speedziarz" w:date="2014-12-08T01:55:00Z"/>
          <w:rFonts w:eastAsia="Arial" w:cs="Arial"/>
          <w:sz w:val="28"/>
          <w:szCs w:val="28"/>
          <w:u w:val="single"/>
        </w:rPr>
        <w:pPrChange w:id="1306" w:author="aich" w:date="2014-12-08T06:13:00Z">
          <w:pPr>
            <w:spacing w:line="360" w:lineRule="auto"/>
          </w:pPr>
        </w:pPrChange>
      </w:pPr>
    </w:p>
    <w:p w14:paraId="7957B201" w14:textId="1B8F2CD3" w:rsidR="007E2120" w:rsidRPr="00072F39" w:rsidDel="00CE1514" w:rsidRDefault="007E2120">
      <w:pPr>
        <w:spacing w:line="360" w:lineRule="auto"/>
        <w:jc w:val="both"/>
        <w:rPr>
          <w:del w:id="1307" w:author="Speedziarz" w:date="2014-12-08T01:55:00Z"/>
          <w:rFonts w:eastAsia="Arial" w:cs="Arial"/>
          <w:u w:val="single"/>
        </w:rPr>
        <w:pPrChange w:id="1308" w:author="aich" w:date="2014-12-08T06:13:00Z">
          <w:pPr>
            <w:spacing w:line="360" w:lineRule="auto"/>
          </w:pPr>
        </w:pPrChange>
      </w:pPr>
    </w:p>
    <w:p w14:paraId="64B951CA" w14:textId="77777777" w:rsidR="007D4BDF" w:rsidRPr="009E0D03" w:rsidRDefault="007D4BDF">
      <w:pPr>
        <w:pStyle w:val="Nagwek2"/>
        <w:jc w:val="both"/>
        <w:pPrChange w:id="1309" w:author="aich" w:date="2014-12-08T06:13:00Z">
          <w:pPr>
            <w:numPr>
              <w:ilvl w:val="1"/>
              <w:numId w:val="19"/>
            </w:numPr>
            <w:spacing w:line="360" w:lineRule="auto"/>
            <w:ind w:left="792" w:hanging="432"/>
          </w:pPr>
        </w:pPrChange>
      </w:pPr>
      <w:r w:rsidRPr="00072F39">
        <w:t xml:space="preserve"> </w:t>
      </w:r>
      <w:bookmarkStart w:id="1310" w:name="_Toc405759390"/>
      <w:r w:rsidRPr="009E0D03">
        <w:t>Instrukcja użytkowania</w:t>
      </w:r>
      <w:bookmarkEnd w:id="1310"/>
    </w:p>
    <w:p w14:paraId="4502E4C8" w14:textId="77777777" w:rsidR="00621C60" w:rsidRPr="000464A5" w:rsidRDefault="00621C60">
      <w:pPr>
        <w:numPr>
          <w:ilvl w:val="0"/>
          <w:numId w:val="29"/>
        </w:numPr>
        <w:spacing w:line="360" w:lineRule="auto"/>
        <w:jc w:val="both"/>
        <w:rPr>
          <w:rFonts w:cs="Arial"/>
          <w:b/>
          <w:sz w:val="36"/>
          <w:szCs w:val="36"/>
          <w:u w:val="single"/>
        </w:rPr>
        <w:pPrChange w:id="1311" w:author="aich" w:date="2014-12-08T06:13:00Z">
          <w:pPr>
            <w:numPr>
              <w:numId w:val="29"/>
            </w:numPr>
            <w:spacing w:line="360" w:lineRule="auto"/>
            <w:ind w:left="720" w:hanging="360"/>
          </w:pPr>
        </w:pPrChange>
      </w:pPr>
      <w:r>
        <w:rPr>
          <w:rFonts w:cs="Arial"/>
        </w:rPr>
        <w:t>Wymagania sprzętowe</w:t>
      </w:r>
    </w:p>
    <w:p w14:paraId="2E0BDB61" w14:textId="77777777" w:rsidR="000464A5" w:rsidRDefault="000464A5">
      <w:pPr>
        <w:spacing w:line="360" w:lineRule="auto"/>
        <w:ind w:firstLine="360"/>
        <w:jc w:val="both"/>
        <w:rPr>
          <w:rFonts w:cs="Arial"/>
        </w:rPr>
        <w:pPrChange w:id="1312" w:author="aich" w:date="2014-12-08T06:13:00Z">
          <w:pPr>
            <w:spacing w:line="360" w:lineRule="auto"/>
            <w:ind w:firstLine="360"/>
          </w:pPr>
        </w:pPrChange>
      </w:pPr>
      <w:r>
        <w:rPr>
          <w:rFonts w:cs="Arial"/>
        </w:rPr>
        <w:t>Aplikacja wspierająca generowanie tras w firmie logistycznej jest napisana w technologii ASP.NET MVC, w celu zapewnienia poprawności działania aplikacji należy spełnić poniższe kryteria:</w:t>
      </w:r>
    </w:p>
    <w:p w14:paraId="45A9F647" w14:textId="77777777" w:rsidR="000464A5" w:rsidRPr="00736C0B" w:rsidRDefault="22B7A049">
      <w:pPr>
        <w:numPr>
          <w:ilvl w:val="0"/>
          <w:numId w:val="30"/>
        </w:numPr>
        <w:spacing w:line="360" w:lineRule="auto"/>
        <w:jc w:val="both"/>
        <w:rPr>
          <w:b/>
          <w:u w:val="single"/>
        </w:rPr>
        <w:pPrChange w:id="1313" w:author="aich" w:date="2014-12-08T06:13:00Z">
          <w:pPr>
            <w:numPr>
              <w:numId w:val="30"/>
            </w:numPr>
            <w:spacing w:line="360" w:lineRule="auto"/>
            <w:ind w:left="1080" w:hanging="360"/>
          </w:pPr>
        </w:pPrChange>
      </w:pPr>
      <w:r w:rsidRPr="22B7A049">
        <w:rPr>
          <w:rFonts w:eastAsia="Arial" w:cs="Arial"/>
        </w:rPr>
        <w:t xml:space="preserve">system </w:t>
      </w:r>
      <w:r w:rsidRPr="22B7A049">
        <w:rPr>
          <w:rFonts w:eastAsia="Arial"/>
        </w:rPr>
        <w:t>operacyjny Microsoft Windows Vista lub nowszy</w:t>
      </w:r>
    </w:p>
    <w:p w14:paraId="42AB0B6A" w14:textId="77777777" w:rsidR="22B7A049" w:rsidRDefault="22B7A049">
      <w:pPr>
        <w:numPr>
          <w:ilvl w:val="0"/>
          <w:numId w:val="30"/>
        </w:numPr>
        <w:spacing w:line="360" w:lineRule="auto"/>
        <w:jc w:val="both"/>
        <w:pPrChange w:id="1314" w:author="aich" w:date="2014-12-08T06:13:00Z">
          <w:pPr>
            <w:numPr>
              <w:numId w:val="30"/>
            </w:numPr>
            <w:spacing w:line="360" w:lineRule="auto"/>
            <w:ind w:left="1080" w:hanging="360"/>
          </w:pPr>
        </w:pPrChange>
      </w:pPr>
      <w:r w:rsidRPr="22B7A049">
        <w:rPr>
          <w:rFonts w:eastAsia="Arial"/>
        </w:rPr>
        <w:t xml:space="preserve">serwer </w:t>
      </w:r>
      <w:r w:rsidRPr="00150F61">
        <w:rPr>
          <w:rFonts w:eastAsia="Arial" w:cs="Arial"/>
          <w:rPrChange w:id="1315" w:author="Speedziarz" w:date="2014-12-07T23:31:00Z">
            <w:rPr>
              <w:rFonts w:eastAsia="Arial" w:cs="Arial"/>
              <w:sz w:val="22"/>
              <w:szCs w:val="22"/>
            </w:rPr>
          </w:rPrChange>
        </w:rPr>
        <w:t>IIS Express lub lepszy</w:t>
      </w:r>
    </w:p>
    <w:p w14:paraId="3BF91781" w14:textId="77777777" w:rsidR="00736C0B" w:rsidRPr="00736C0B" w:rsidRDefault="00736C0B">
      <w:pPr>
        <w:numPr>
          <w:ilvl w:val="0"/>
          <w:numId w:val="30"/>
        </w:numPr>
        <w:spacing w:line="360" w:lineRule="auto"/>
        <w:jc w:val="both"/>
        <w:rPr>
          <w:b/>
          <w:u w:val="single"/>
        </w:rPr>
        <w:pPrChange w:id="1316" w:author="aich" w:date="2014-12-08T06:13:00Z">
          <w:pPr>
            <w:numPr>
              <w:numId w:val="30"/>
            </w:numPr>
            <w:spacing w:line="360" w:lineRule="auto"/>
            <w:ind w:left="1080" w:hanging="360"/>
          </w:pPr>
        </w:pPrChange>
      </w:pPr>
      <w:r>
        <w:t>środowisko programistyczne Visual Studio 2013</w:t>
      </w:r>
    </w:p>
    <w:p w14:paraId="0D1BE6A6" w14:textId="77777777" w:rsidR="00736C0B" w:rsidRPr="00736C0B" w:rsidRDefault="22B7A049">
      <w:pPr>
        <w:numPr>
          <w:ilvl w:val="0"/>
          <w:numId w:val="30"/>
        </w:numPr>
        <w:spacing w:line="360" w:lineRule="auto"/>
        <w:jc w:val="both"/>
        <w:rPr>
          <w:rFonts w:cs="Arial"/>
          <w:b/>
          <w:u w:val="single"/>
        </w:rPr>
        <w:pPrChange w:id="1317" w:author="aich" w:date="2014-12-08T06:13:00Z">
          <w:pPr>
            <w:numPr>
              <w:numId w:val="30"/>
            </w:numPr>
            <w:spacing w:line="360" w:lineRule="auto"/>
            <w:ind w:left="1080" w:hanging="360"/>
          </w:pPr>
        </w:pPrChange>
      </w:pPr>
      <w:r w:rsidRPr="22B7A049">
        <w:rPr>
          <w:rFonts w:eastAsia="Arial"/>
        </w:rPr>
        <w:t>posiadanie Microsoft .NET Framework</w:t>
      </w:r>
      <w:r w:rsidRPr="22B7A049">
        <w:rPr>
          <w:rFonts w:eastAsia="Arial" w:cs="Arial"/>
        </w:rPr>
        <w:t xml:space="preserve"> 4.5 lub nowszy</w:t>
      </w:r>
    </w:p>
    <w:p w14:paraId="1A0737B0" w14:textId="77777777" w:rsidR="00736C0B" w:rsidRPr="00736C0B" w:rsidRDefault="22B7A049">
      <w:pPr>
        <w:numPr>
          <w:ilvl w:val="0"/>
          <w:numId w:val="30"/>
        </w:numPr>
        <w:spacing w:line="360" w:lineRule="auto"/>
        <w:jc w:val="both"/>
        <w:rPr>
          <w:rFonts w:cs="Arial"/>
          <w:b/>
          <w:u w:val="single"/>
        </w:rPr>
        <w:pPrChange w:id="1318" w:author="aich" w:date="2014-12-08T06:13:00Z">
          <w:pPr>
            <w:numPr>
              <w:numId w:val="30"/>
            </w:numPr>
            <w:spacing w:line="360" w:lineRule="auto"/>
            <w:ind w:left="1080" w:hanging="360"/>
          </w:pPr>
        </w:pPrChange>
      </w:pPr>
      <w:r w:rsidRPr="22B7A049">
        <w:rPr>
          <w:rFonts w:eastAsia="Arial" w:cs="Arial"/>
        </w:rPr>
        <w:t xml:space="preserve">dowolna przeglądarka internetowa spośród (Internet Explorer 10, Mozilla Firefox 17, Opera 17, Chrome 28) lub nowsza </w:t>
      </w:r>
    </w:p>
    <w:p w14:paraId="24E6F278" w14:textId="77777777" w:rsidR="00F5072A" w:rsidRPr="00F5072A" w:rsidRDefault="00621C60">
      <w:pPr>
        <w:numPr>
          <w:ilvl w:val="0"/>
          <w:numId w:val="29"/>
        </w:numPr>
        <w:spacing w:line="360" w:lineRule="auto"/>
        <w:jc w:val="both"/>
        <w:rPr>
          <w:rFonts w:cs="Arial"/>
          <w:b/>
          <w:sz w:val="36"/>
          <w:szCs w:val="36"/>
          <w:u w:val="single"/>
        </w:rPr>
        <w:pPrChange w:id="1319" w:author="aich" w:date="2014-12-08T06:13:00Z">
          <w:pPr>
            <w:numPr>
              <w:numId w:val="29"/>
            </w:numPr>
            <w:spacing w:line="360" w:lineRule="auto"/>
            <w:ind w:left="720" w:hanging="360"/>
          </w:pPr>
        </w:pPrChange>
      </w:pPr>
      <w:r>
        <w:rPr>
          <w:rFonts w:cs="Arial"/>
        </w:rPr>
        <w:t>Uruchomienie aplikacji</w:t>
      </w:r>
    </w:p>
    <w:p w14:paraId="6B190E8F" w14:textId="385C0E04" w:rsidR="004A0D3D" w:rsidRDefault="22B7A049">
      <w:pPr>
        <w:spacing w:line="360" w:lineRule="auto"/>
        <w:jc w:val="both"/>
        <w:rPr>
          <w:rFonts w:cs="Arial"/>
        </w:rPr>
        <w:pPrChange w:id="1320" w:author="aich" w:date="2014-12-08T06:13:00Z">
          <w:pPr>
            <w:spacing w:line="360" w:lineRule="auto"/>
          </w:pPr>
        </w:pPrChange>
      </w:pPr>
      <w:r w:rsidRPr="22B7A049">
        <w:rPr>
          <w:rFonts w:eastAsia="Arial" w:cs="Arial"/>
        </w:rPr>
        <w:t xml:space="preserve">W celu uruchomienia systemu należy uruchomić projekt w Visual Studio i otworzyć projekt Generowania optymalnych tras w firmie logistycznej (RGA.sln) – skrótowa nazwa. Następnie należy kliknąć zieloną strzałkę w programie, przy której mamy ustawioną domyślną przeglądarkę i </w:t>
      </w:r>
      <w:ins w:id="1321" w:author="Speedziarz" w:date="2014-12-08T03:28:00Z">
        <w:r w:rsidR="00237D72">
          <w:rPr>
            <w:rFonts w:eastAsia="Arial" w:cs="Arial"/>
          </w:rPr>
          <w:t xml:space="preserve">nastąpi </w:t>
        </w:r>
      </w:ins>
      <w:del w:id="1322" w:author="Speedziarz" w:date="2014-12-08T03:28:00Z">
        <w:r w:rsidRPr="22B7A049" w:rsidDel="00237D72">
          <w:rPr>
            <w:rFonts w:eastAsia="Arial" w:cs="Arial"/>
          </w:rPr>
          <w:delText xml:space="preserve">zostaniemy </w:delText>
        </w:r>
      </w:del>
      <w:r w:rsidRPr="22B7A049">
        <w:rPr>
          <w:rFonts w:eastAsia="Arial" w:cs="Arial"/>
        </w:rPr>
        <w:t>przeniesieni</w:t>
      </w:r>
      <w:ins w:id="1323" w:author="Speedziarz" w:date="2014-12-08T03:28:00Z">
        <w:r w:rsidR="00237D72">
          <w:rPr>
            <w:rFonts w:eastAsia="Arial" w:cs="Arial"/>
          </w:rPr>
          <w:t>e</w:t>
        </w:r>
      </w:ins>
      <w:del w:id="1324" w:author="Speedziarz" w:date="2014-12-08T03:27:00Z">
        <w:r w:rsidRPr="22B7A049" w:rsidDel="00237D72">
          <w:rPr>
            <w:rFonts w:eastAsia="Arial" w:cs="Arial"/>
          </w:rPr>
          <w:delText>u</w:delText>
        </w:r>
      </w:del>
      <w:r w:rsidRPr="22B7A049">
        <w:rPr>
          <w:rFonts w:eastAsia="Arial" w:cs="Arial"/>
        </w:rPr>
        <w:t xml:space="preserve"> do strony tytułowej</w:t>
      </w:r>
      <w:del w:id="1325" w:author="Speedziarz" w:date="2014-12-08T03:28:00Z">
        <w:r w:rsidRPr="22B7A049" w:rsidDel="00CF120A">
          <w:rPr>
            <w:rFonts w:eastAsia="Arial" w:cs="Arial"/>
          </w:rPr>
          <w:delText xml:space="preserve"> naszego</w:delText>
        </w:r>
      </w:del>
      <w:r w:rsidRPr="22B7A049">
        <w:rPr>
          <w:rFonts w:eastAsia="Arial" w:cs="Arial"/>
        </w:rPr>
        <w:t xml:space="preserve"> systemu.</w:t>
      </w:r>
    </w:p>
    <w:p w14:paraId="05E16167" w14:textId="77777777" w:rsidR="004A0D3D" w:rsidRDefault="004A0D3D">
      <w:pPr>
        <w:spacing w:line="360" w:lineRule="auto"/>
        <w:jc w:val="both"/>
        <w:rPr>
          <w:rFonts w:cs="Arial"/>
        </w:rPr>
        <w:pPrChange w:id="1326" w:author="aich" w:date="2014-12-08T06:13:00Z">
          <w:pPr>
            <w:spacing w:line="360" w:lineRule="auto"/>
          </w:pPr>
        </w:pPrChange>
      </w:pPr>
    </w:p>
    <w:p w14:paraId="06861C4F" w14:textId="77777777" w:rsidR="004A0D3D" w:rsidRDefault="00FE15B9">
      <w:pPr>
        <w:spacing w:line="360" w:lineRule="auto"/>
        <w:jc w:val="both"/>
        <w:rPr>
          <w:rFonts w:cs="Arial"/>
        </w:rPr>
        <w:pPrChange w:id="1327" w:author="aich" w:date="2014-12-08T06:13:00Z">
          <w:pPr>
            <w:spacing w:line="360" w:lineRule="auto"/>
          </w:pPr>
        </w:pPrChange>
      </w:pPr>
      <w:r>
        <w:rPr>
          <w:rFonts w:cs="Arial"/>
          <w:noProof/>
        </w:rPr>
        <w:drawing>
          <wp:inline distT="0" distB="0" distL="0" distR="0" wp14:anchorId="4CA19130" wp14:editId="07777777">
            <wp:extent cx="6024880" cy="3206750"/>
            <wp:effectExtent l="0" t="0" r="0" b="0"/>
            <wp:docPr id="4" name="Picture 4" descr="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4880" cy="3206750"/>
                    </a:xfrm>
                    <a:prstGeom prst="rect">
                      <a:avLst/>
                    </a:prstGeom>
                    <a:noFill/>
                    <a:ln>
                      <a:noFill/>
                    </a:ln>
                  </pic:spPr>
                </pic:pic>
              </a:graphicData>
            </a:graphic>
          </wp:inline>
        </w:drawing>
      </w:r>
    </w:p>
    <w:p w14:paraId="00595F71" w14:textId="77777777" w:rsidR="004A0D3D" w:rsidRDefault="004A0D3D">
      <w:pPr>
        <w:spacing w:line="360" w:lineRule="auto"/>
        <w:jc w:val="both"/>
        <w:rPr>
          <w:rFonts w:cs="Arial"/>
        </w:rPr>
        <w:pPrChange w:id="1328" w:author="aich" w:date="2014-12-08T06:13:00Z">
          <w:pPr>
            <w:spacing w:line="360" w:lineRule="auto"/>
          </w:pPr>
        </w:pPrChange>
      </w:pPr>
    </w:p>
    <w:p w14:paraId="4ACDDE90" w14:textId="77777777" w:rsidR="004A0D3D" w:rsidRDefault="22B7A049">
      <w:pPr>
        <w:spacing w:line="360" w:lineRule="auto"/>
        <w:jc w:val="both"/>
        <w:rPr>
          <w:rFonts w:cs="Arial"/>
        </w:rPr>
        <w:pPrChange w:id="1329" w:author="aich" w:date="2014-12-08T06:13:00Z">
          <w:pPr>
            <w:spacing w:line="360" w:lineRule="auto"/>
          </w:pPr>
        </w:pPrChange>
      </w:pPr>
      <w:r w:rsidRPr="22B7A049">
        <w:rPr>
          <w:rFonts w:eastAsia="Arial" w:cs="Arial"/>
        </w:rPr>
        <w:t>Główne funkcjonalności jakie oferuje nam strona główna (bez zalogowania) to:</w:t>
      </w:r>
    </w:p>
    <w:p w14:paraId="4A95E457" w14:textId="77777777" w:rsidR="004A0D3D" w:rsidRPr="004A0D3D" w:rsidRDefault="004A0D3D">
      <w:pPr>
        <w:numPr>
          <w:ilvl w:val="0"/>
          <w:numId w:val="31"/>
        </w:numPr>
        <w:spacing w:line="360" w:lineRule="auto"/>
        <w:jc w:val="both"/>
        <w:rPr>
          <w:rFonts w:cs="Arial"/>
          <w:b/>
          <w:sz w:val="36"/>
          <w:szCs w:val="36"/>
          <w:u w:val="single"/>
        </w:rPr>
        <w:pPrChange w:id="1330" w:author="aich" w:date="2014-12-08T06:13:00Z">
          <w:pPr>
            <w:numPr>
              <w:numId w:val="31"/>
            </w:numPr>
            <w:spacing w:line="360" w:lineRule="auto"/>
            <w:ind w:left="1440" w:hanging="360"/>
          </w:pPr>
        </w:pPrChange>
      </w:pPr>
      <w:r>
        <w:rPr>
          <w:rFonts w:cs="Arial"/>
        </w:rPr>
        <w:t>Zarejestruj się</w:t>
      </w:r>
    </w:p>
    <w:p w14:paraId="48318956" w14:textId="77777777" w:rsidR="004A0D3D" w:rsidRPr="004A0D3D" w:rsidRDefault="004A0D3D">
      <w:pPr>
        <w:numPr>
          <w:ilvl w:val="0"/>
          <w:numId w:val="31"/>
        </w:numPr>
        <w:spacing w:line="360" w:lineRule="auto"/>
        <w:jc w:val="both"/>
        <w:rPr>
          <w:rFonts w:cs="Arial"/>
          <w:b/>
          <w:sz w:val="36"/>
          <w:szCs w:val="36"/>
          <w:u w:val="single"/>
        </w:rPr>
        <w:pPrChange w:id="1331" w:author="aich" w:date="2014-12-08T06:13:00Z">
          <w:pPr>
            <w:numPr>
              <w:numId w:val="31"/>
            </w:numPr>
            <w:spacing w:line="360" w:lineRule="auto"/>
            <w:ind w:left="1440" w:hanging="360"/>
          </w:pPr>
        </w:pPrChange>
      </w:pPr>
      <w:r>
        <w:rPr>
          <w:rFonts w:cs="Arial"/>
        </w:rPr>
        <w:t>Zaloguj się</w:t>
      </w:r>
    </w:p>
    <w:p w14:paraId="115D4F14" w14:textId="77777777" w:rsidR="004A0D3D" w:rsidRPr="004A0D3D" w:rsidRDefault="004A0D3D">
      <w:pPr>
        <w:numPr>
          <w:ilvl w:val="0"/>
          <w:numId w:val="31"/>
        </w:numPr>
        <w:spacing w:line="360" w:lineRule="auto"/>
        <w:jc w:val="both"/>
        <w:rPr>
          <w:rFonts w:cs="Arial"/>
          <w:b/>
          <w:sz w:val="36"/>
          <w:szCs w:val="36"/>
          <w:u w:val="single"/>
        </w:rPr>
        <w:pPrChange w:id="1332" w:author="aich" w:date="2014-12-08T06:13:00Z">
          <w:pPr>
            <w:numPr>
              <w:numId w:val="31"/>
            </w:numPr>
            <w:spacing w:line="360" w:lineRule="auto"/>
            <w:ind w:left="1440" w:hanging="360"/>
          </w:pPr>
        </w:pPrChange>
      </w:pPr>
      <w:r>
        <w:rPr>
          <w:rFonts w:cs="Arial"/>
        </w:rPr>
        <w:t>O nas – informacje ogólne o projekcie</w:t>
      </w:r>
    </w:p>
    <w:p w14:paraId="3ADB878E" w14:textId="77777777" w:rsidR="004A0D3D" w:rsidRPr="004A0D3D" w:rsidRDefault="004A0D3D">
      <w:pPr>
        <w:numPr>
          <w:ilvl w:val="0"/>
          <w:numId w:val="31"/>
        </w:numPr>
        <w:spacing w:line="360" w:lineRule="auto"/>
        <w:jc w:val="both"/>
        <w:rPr>
          <w:rFonts w:cs="Arial"/>
          <w:b/>
          <w:sz w:val="36"/>
          <w:szCs w:val="36"/>
          <w:u w:val="single"/>
        </w:rPr>
        <w:pPrChange w:id="1333" w:author="aich" w:date="2014-12-08T06:13:00Z">
          <w:pPr>
            <w:numPr>
              <w:numId w:val="31"/>
            </w:numPr>
            <w:spacing w:line="360" w:lineRule="auto"/>
            <w:ind w:left="1440" w:hanging="360"/>
          </w:pPr>
        </w:pPrChange>
      </w:pPr>
      <w:r>
        <w:rPr>
          <w:rFonts w:cs="Arial"/>
        </w:rPr>
        <w:t>Route Generation Assistant – odnośnik do strony głównej</w:t>
      </w:r>
    </w:p>
    <w:p w14:paraId="6DF4FEA2" w14:textId="77777777" w:rsidR="004A0D3D" w:rsidRPr="004A0D3D" w:rsidRDefault="22B7A049">
      <w:pPr>
        <w:numPr>
          <w:ilvl w:val="0"/>
          <w:numId w:val="31"/>
        </w:numPr>
        <w:spacing w:line="360" w:lineRule="auto"/>
        <w:jc w:val="both"/>
        <w:rPr>
          <w:rFonts w:cs="Arial"/>
          <w:b/>
          <w:sz w:val="36"/>
          <w:szCs w:val="36"/>
          <w:u w:val="single"/>
        </w:rPr>
        <w:pPrChange w:id="1334" w:author="aich" w:date="2014-12-08T06:13:00Z">
          <w:pPr>
            <w:numPr>
              <w:numId w:val="31"/>
            </w:numPr>
            <w:spacing w:line="360" w:lineRule="auto"/>
            <w:ind w:left="1440" w:hanging="360"/>
          </w:pPr>
        </w:pPrChange>
      </w:pPr>
      <w:r w:rsidRPr="22B7A049">
        <w:rPr>
          <w:rFonts w:eastAsia="Arial" w:cs="Arial"/>
        </w:rPr>
        <w:t>Kontakt – dane twórców serwisu</w:t>
      </w:r>
    </w:p>
    <w:p w14:paraId="66EBFEA1" w14:textId="77777777" w:rsidR="004A0D3D" w:rsidRDefault="004A0D3D">
      <w:pPr>
        <w:spacing w:line="360" w:lineRule="auto"/>
        <w:jc w:val="both"/>
        <w:rPr>
          <w:rFonts w:cs="Arial"/>
        </w:rPr>
        <w:pPrChange w:id="1335" w:author="aich" w:date="2014-12-08T06:13:00Z">
          <w:pPr>
            <w:spacing w:line="360" w:lineRule="auto"/>
          </w:pPr>
        </w:pPrChange>
      </w:pPr>
    </w:p>
    <w:p w14:paraId="046EEF66" w14:textId="2CBE8FB0" w:rsidR="004A0D3D" w:rsidRDefault="004A0D3D">
      <w:pPr>
        <w:spacing w:line="360" w:lineRule="auto"/>
        <w:jc w:val="both"/>
        <w:rPr>
          <w:rFonts w:cs="Arial"/>
        </w:rPr>
        <w:pPrChange w:id="1336" w:author="aich" w:date="2014-12-08T06:13:00Z">
          <w:pPr>
            <w:spacing w:line="360" w:lineRule="auto"/>
          </w:pPr>
        </w:pPrChange>
      </w:pPr>
      <w:del w:id="1337" w:author="Speedziarz" w:date="2014-12-08T01:55:00Z">
        <w:r w:rsidRPr="22B7A049" w:rsidDel="00CE1514">
          <w:rPr>
            <w:rFonts w:eastAsia="Arial" w:cs="Arial"/>
          </w:rPr>
          <w:lastRenderedPageBreak/>
          <w:br w:type="page"/>
        </w:r>
      </w:del>
      <w:r w:rsidR="22B7A049" w:rsidRPr="22B7A049">
        <w:rPr>
          <w:rFonts w:eastAsia="Arial" w:cs="Arial"/>
        </w:rPr>
        <w:t>W celu skorzystania z serwisu wymagane jest posiadanie konta, więc kolejnym krokiem będzie zaprezentowanie widoku do rejestracji:</w:t>
      </w:r>
    </w:p>
    <w:p w14:paraId="0EBE7A1F" w14:textId="77777777" w:rsidR="0075073F" w:rsidRDefault="00FE15B9">
      <w:pPr>
        <w:spacing w:line="360" w:lineRule="auto"/>
        <w:jc w:val="both"/>
        <w:rPr>
          <w:rFonts w:cs="Arial"/>
        </w:rPr>
        <w:pPrChange w:id="1338" w:author="aich" w:date="2014-12-08T06:13:00Z">
          <w:pPr>
            <w:spacing w:line="360" w:lineRule="auto"/>
          </w:pPr>
        </w:pPrChange>
      </w:pPr>
      <w:r>
        <w:rPr>
          <w:rFonts w:cs="Arial"/>
          <w:noProof/>
        </w:rPr>
        <w:drawing>
          <wp:inline distT="0" distB="0" distL="0" distR="0" wp14:anchorId="72C8B328" wp14:editId="07777777">
            <wp:extent cx="6020435" cy="3197860"/>
            <wp:effectExtent l="0" t="0" r="0" b="0"/>
            <wp:docPr id="5" name="Picture 5"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20435" cy="3197860"/>
                    </a:xfrm>
                    <a:prstGeom prst="rect">
                      <a:avLst/>
                    </a:prstGeom>
                    <a:noFill/>
                    <a:ln>
                      <a:noFill/>
                    </a:ln>
                  </pic:spPr>
                </pic:pic>
              </a:graphicData>
            </a:graphic>
          </wp:inline>
        </w:drawing>
      </w:r>
    </w:p>
    <w:p w14:paraId="64E67EE7" w14:textId="1A8CA53C" w:rsidR="0075073F" w:rsidRDefault="0075073F">
      <w:pPr>
        <w:spacing w:line="360" w:lineRule="auto"/>
        <w:jc w:val="both"/>
        <w:rPr>
          <w:rFonts w:cs="Arial"/>
        </w:rPr>
        <w:pPrChange w:id="1339" w:author="aich" w:date="2014-12-08T06:13:00Z">
          <w:pPr>
            <w:spacing w:line="360" w:lineRule="auto"/>
          </w:pPr>
        </w:pPrChange>
      </w:pPr>
      <w:r>
        <w:rPr>
          <w:rFonts w:cs="Arial"/>
        </w:rPr>
        <w:t xml:space="preserve">Jeżeli Rejestracja przebiegła prawidłowo zostaniemy automatycznie uwierzytelnieni w systemie. Każda </w:t>
      </w:r>
      <w:del w:id="1340" w:author="aich" w:date="2014-12-08T01:03:00Z">
        <w:r w:rsidDel="00622076">
          <w:rPr>
            <w:rFonts w:cs="Arial"/>
          </w:rPr>
          <w:delText xml:space="preserve">nawa </w:delText>
        </w:r>
      </w:del>
      <w:ins w:id="1341" w:author="aich" w:date="2014-12-08T01:03:00Z">
        <w:r w:rsidR="00622076">
          <w:rPr>
            <w:rFonts w:cs="Arial"/>
          </w:rPr>
          <w:t xml:space="preserve">nowa </w:t>
        </w:r>
      </w:ins>
      <w:r>
        <w:rPr>
          <w:rFonts w:cs="Arial"/>
        </w:rPr>
        <w:t>osoba jest domyślnie Kierowcą. Poniżej ekran logowania do systemu:</w:t>
      </w:r>
    </w:p>
    <w:p w14:paraId="2B639D7B" w14:textId="77777777" w:rsidR="0075073F" w:rsidRDefault="00FE15B9">
      <w:pPr>
        <w:spacing w:line="360" w:lineRule="auto"/>
        <w:jc w:val="both"/>
        <w:rPr>
          <w:rFonts w:cs="Arial"/>
        </w:rPr>
        <w:pPrChange w:id="1342" w:author="aich" w:date="2014-12-08T06:13:00Z">
          <w:pPr>
            <w:spacing w:line="360" w:lineRule="auto"/>
          </w:pPr>
        </w:pPrChange>
      </w:pPr>
      <w:r>
        <w:rPr>
          <w:rFonts w:cs="Arial"/>
          <w:noProof/>
        </w:rPr>
        <w:drawing>
          <wp:inline distT="0" distB="0" distL="0" distR="0" wp14:anchorId="4091BC24" wp14:editId="07777777">
            <wp:extent cx="6024880" cy="3202305"/>
            <wp:effectExtent l="0" t="0" r="0" b="0"/>
            <wp:docPr id="6" name="Picture 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4647F2F4" w14:textId="77777777" w:rsidR="00C37667" w:rsidRDefault="0075073F">
      <w:pPr>
        <w:spacing w:line="360" w:lineRule="auto"/>
        <w:jc w:val="both"/>
        <w:rPr>
          <w:rFonts w:cs="Arial"/>
        </w:rPr>
        <w:pPrChange w:id="1343" w:author="aich" w:date="2014-12-08T06:13:00Z">
          <w:pPr>
            <w:spacing w:line="360" w:lineRule="auto"/>
          </w:pPr>
        </w:pPrChange>
      </w:pPr>
      <w:r>
        <w:rPr>
          <w:rFonts w:cs="Arial"/>
        </w:rPr>
        <w:t>W przypadku poprawnego wprowadzenia danych zostanie przekierowanie do tej samej strony, co w przypadku rejestracji, czyli do strony głównej serwisu jednak otrzymamy dodatkowe uprawnienia</w:t>
      </w:r>
      <w:del w:id="1344" w:author="Speedziarz" w:date="2014-12-08T03:28:00Z">
        <w:r w:rsidDel="00CF120A">
          <w:rPr>
            <w:rFonts w:cs="Arial"/>
          </w:rPr>
          <w:delText>,</w:delText>
        </w:r>
      </w:del>
      <w:r>
        <w:rPr>
          <w:rFonts w:cs="Arial"/>
        </w:rPr>
        <w:t xml:space="preserve"> i będziemy mogli wykonywać funkcje zależne od posiadanego statusu.</w:t>
      </w:r>
    </w:p>
    <w:p w14:paraId="433FF6D6" w14:textId="77777777" w:rsidR="00C37667" w:rsidRDefault="00C37667">
      <w:pPr>
        <w:spacing w:line="360" w:lineRule="auto"/>
        <w:jc w:val="both"/>
        <w:rPr>
          <w:rFonts w:cs="Arial"/>
        </w:rPr>
        <w:pPrChange w:id="1345" w:author="aich" w:date="2014-12-08T06:13:00Z">
          <w:pPr>
            <w:spacing w:line="360" w:lineRule="auto"/>
          </w:pPr>
        </w:pPrChange>
      </w:pPr>
    </w:p>
    <w:p w14:paraId="0D45B5CA" w14:textId="77777777" w:rsidR="00C37667" w:rsidRDefault="00C37667">
      <w:pPr>
        <w:spacing w:line="360" w:lineRule="auto"/>
        <w:jc w:val="both"/>
        <w:rPr>
          <w:rFonts w:cs="Arial"/>
        </w:rPr>
        <w:pPrChange w:id="1346" w:author="aich" w:date="2014-12-08T06:13:00Z">
          <w:pPr>
            <w:spacing w:line="360" w:lineRule="auto"/>
          </w:pPr>
        </w:pPrChange>
      </w:pPr>
      <w:r>
        <w:rPr>
          <w:rFonts w:cs="Arial"/>
        </w:rPr>
        <w:br w:type="page"/>
      </w:r>
      <w:r>
        <w:rPr>
          <w:rFonts w:cs="Arial"/>
        </w:rPr>
        <w:lastRenderedPageBreak/>
        <w:t>Po poprawnym zalogowaniu znajdujemy się na stronie głównej systemu, w celu zmiany hasła należy kliknąć w swoją nazwę na górnym pasku systemu a zostaniemy przekierowani na stronę z formularzem do zmiany hasła:</w:t>
      </w:r>
    </w:p>
    <w:p w14:paraId="4A9C606B" w14:textId="77777777" w:rsidR="00C37667" w:rsidRDefault="00FE15B9">
      <w:pPr>
        <w:spacing w:line="360" w:lineRule="auto"/>
        <w:jc w:val="both"/>
        <w:rPr>
          <w:rFonts w:cs="Arial"/>
        </w:rPr>
        <w:pPrChange w:id="1347" w:author="aich" w:date="2014-12-08T06:13:00Z">
          <w:pPr>
            <w:spacing w:line="360" w:lineRule="auto"/>
          </w:pPr>
        </w:pPrChange>
      </w:pPr>
      <w:r>
        <w:rPr>
          <w:rFonts w:cs="Arial"/>
          <w:noProof/>
        </w:rPr>
        <w:drawing>
          <wp:inline distT="0" distB="0" distL="0" distR="0" wp14:anchorId="2211BC89" wp14:editId="07777777">
            <wp:extent cx="6024880" cy="3215640"/>
            <wp:effectExtent l="0" t="0" r="0" b="0"/>
            <wp:docPr id="7" name="Picture 7" descr="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l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4880" cy="3215640"/>
                    </a:xfrm>
                    <a:prstGeom prst="rect">
                      <a:avLst/>
                    </a:prstGeom>
                    <a:noFill/>
                    <a:ln>
                      <a:noFill/>
                    </a:ln>
                  </pic:spPr>
                </pic:pic>
              </a:graphicData>
            </a:graphic>
          </wp:inline>
        </w:drawing>
      </w:r>
    </w:p>
    <w:p w14:paraId="4822C755" w14:textId="77777777" w:rsidR="00C37667" w:rsidRDefault="00C37667">
      <w:pPr>
        <w:spacing w:line="360" w:lineRule="auto"/>
        <w:jc w:val="both"/>
        <w:rPr>
          <w:rFonts w:cs="Arial"/>
        </w:rPr>
        <w:pPrChange w:id="1348" w:author="aich" w:date="2014-12-08T06:13:00Z">
          <w:pPr>
            <w:spacing w:line="360" w:lineRule="auto"/>
          </w:pPr>
        </w:pPrChange>
      </w:pPr>
    </w:p>
    <w:p w14:paraId="0E7DCDCC" w14:textId="77777777" w:rsidR="00B12555" w:rsidRDefault="00C37667">
      <w:pPr>
        <w:spacing w:line="360" w:lineRule="auto"/>
        <w:jc w:val="both"/>
        <w:rPr>
          <w:rFonts w:cs="Arial"/>
        </w:rPr>
        <w:pPrChange w:id="1349" w:author="aich" w:date="2014-12-08T06:13:00Z">
          <w:pPr>
            <w:spacing w:line="360" w:lineRule="auto"/>
          </w:pPr>
        </w:pPrChange>
      </w:pPr>
      <w:r>
        <w:rPr>
          <w:rFonts w:cs="Arial"/>
        </w:rPr>
        <w:t xml:space="preserve">Kolejną funkcją udostępnianą dla kierowcy jest kalendarz. </w:t>
      </w:r>
      <w:r w:rsidR="00B12555">
        <w:rPr>
          <w:rFonts w:cs="Arial"/>
        </w:rPr>
        <w:t>Aby przejść do widoku kalendarza należy kliknąć w „Twój Kalendarz” na górnym pasku systemu, a system przekieruje nas do widoku kalendarza. W kalendarzu mamy zaznaczone poszczególne dni tygodnia, dni podświetlone na czarno mają wygenerowaną trasę dzienną:</w:t>
      </w:r>
    </w:p>
    <w:p w14:paraId="14F4C57D" w14:textId="77777777" w:rsidR="00B12555" w:rsidRDefault="00FE15B9">
      <w:pPr>
        <w:spacing w:line="360" w:lineRule="auto"/>
        <w:jc w:val="both"/>
        <w:rPr>
          <w:rFonts w:cs="Arial"/>
        </w:rPr>
        <w:pPrChange w:id="1350" w:author="aich" w:date="2014-12-08T06:13:00Z">
          <w:pPr>
            <w:spacing w:line="360" w:lineRule="auto"/>
          </w:pPr>
        </w:pPrChange>
      </w:pPr>
      <w:r>
        <w:rPr>
          <w:rFonts w:cs="Arial"/>
          <w:noProof/>
        </w:rPr>
        <w:drawing>
          <wp:inline distT="0" distB="0" distL="0" distR="0" wp14:anchorId="3E50F259" wp14:editId="07777777">
            <wp:extent cx="6024880" cy="3202305"/>
            <wp:effectExtent l="0" t="0" r="0" b="0"/>
            <wp:docPr id="8" name="Picture 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0E95760E" w14:textId="77777777" w:rsidR="00B12555" w:rsidRDefault="00B12555">
      <w:pPr>
        <w:spacing w:line="360" w:lineRule="auto"/>
        <w:jc w:val="both"/>
        <w:rPr>
          <w:rFonts w:cs="Arial"/>
        </w:rPr>
        <w:pPrChange w:id="1351" w:author="aich" w:date="2014-12-08T06:13:00Z">
          <w:pPr>
            <w:spacing w:line="360" w:lineRule="auto"/>
          </w:pPr>
        </w:pPrChange>
      </w:pPr>
    </w:p>
    <w:p w14:paraId="0026B603" w14:textId="77777777" w:rsidR="00B12555" w:rsidRDefault="00B12555">
      <w:pPr>
        <w:spacing w:line="360" w:lineRule="auto"/>
        <w:jc w:val="both"/>
        <w:rPr>
          <w:rFonts w:cs="Arial"/>
        </w:rPr>
        <w:pPrChange w:id="1352" w:author="aich" w:date="2014-12-08T06:13:00Z">
          <w:pPr>
            <w:spacing w:line="360" w:lineRule="auto"/>
          </w:pPr>
        </w:pPrChange>
      </w:pPr>
      <w:r w:rsidRPr="22B7A049">
        <w:rPr>
          <w:rFonts w:eastAsia="Arial" w:cs="Arial"/>
        </w:rPr>
        <w:br w:type="page"/>
      </w:r>
      <w:r w:rsidR="22B7A049" w:rsidRPr="22B7A049">
        <w:rPr>
          <w:rFonts w:eastAsia="Arial" w:cs="Arial"/>
        </w:rPr>
        <w:lastRenderedPageBreak/>
        <w:t>W celu przejścia do podglądu trasy dziennej należy wybrać dzień dla którego wygenerowana jest trasa i kliknąć w przycisk „Zobacz trasę dzienną”. Po wykonaniu tej akcji zostaniemy przeniesieni do widoku wybranej trasy dziennej:</w:t>
      </w:r>
    </w:p>
    <w:p w14:paraId="17018757" w14:textId="77777777" w:rsidR="006C322D" w:rsidRDefault="00FE15B9">
      <w:pPr>
        <w:spacing w:line="360" w:lineRule="auto"/>
        <w:jc w:val="both"/>
        <w:rPr>
          <w:rFonts w:cs="Arial"/>
        </w:rPr>
        <w:pPrChange w:id="1353" w:author="aich" w:date="2014-12-08T06:13:00Z">
          <w:pPr>
            <w:spacing w:line="360" w:lineRule="auto"/>
          </w:pPr>
        </w:pPrChange>
      </w:pPr>
      <w:r>
        <w:rPr>
          <w:rFonts w:cs="Arial"/>
          <w:noProof/>
        </w:rPr>
        <w:drawing>
          <wp:inline distT="0" distB="0" distL="0" distR="0" wp14:anchorId="0A21FB7C" wp14:editId="07777777">
            <wp:extent cx="6024880" cy="3206750"/>
            <wp:effectExtent l="0" t="0" r="0" b="0"/>
            <wp:docPr id="9"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4880" cy="3206750"/>
                    </a:xfrm>
                    <a:prstGeom prst="rect">
                      <a:avLst/>
                    </a:prstGeom>
                    <a:noFill/>
                    <a:ln>
                      <a:noFill/>
                    </a:ln>
                  </pic:spPr>
                </pic:pic>
              </a:graphicData>
            </a:graphic>
          </wp:inline>
        </w:drawing>
      </w:r>
    </w:p>
    <w:p w14:paraId="208A9E78" w14:textId="77777777" w:rsidR="00863830" w:rsidRDefault="22B7A049">
      <w:pPr>
        <w:spacing w:line="360" w:lineRule="auto"/>
        <w:jc w:val="both"/>
        <w:rPr>
          <w:rFonts w:cs="Arial"/>
        </w:rPr>
        <w:pPrChange w:id="1354" w:author="aich" w:date="2014-12-08T06:13:00Z">
          <w:pPr>
            <w:spacing w:line="360" w:lineRule="auto"/>
          </w:pPr>
        </w:pPrChange>
      </w:pPr>
      <w:r w:rsidRPr="22B7A049">
        <w:rPr>
          <w:rFonts w:eastAsia="Arial" w:cs="Arial"/>
        </w:rPr>
        <w:t>Jak widać na rysunku powyżej mamy zwizualizowaną trasę, wygenerowaną przez naszego pracownika. Poniżej znajduje się szczegółowy opis wygenerowanej trasy, który zawiera takie dane jak:</w:t>
      </w:r>
    </w:p>
    <w:p w14:paraId="06767F6B" w14:textId="77777777" w:rsidR="00863830" w:rsidRPr="00863830" w:rsidRDefault="00863830">
      <w:pPr>
        <w:numPr>
          <w:ilvl w:val="0"/>
          <w:numId w:val="32"/>
        </w:numPr>
        <w:spacing w:line="360" w:lineRule="auto"/>
        <w:jc w:val="both"/>
        <w:rPr>
          <w:rFonts w:cs="Arial"/>
          <w:b/>
          <w:sz w:val="36"/>
          <w:szCs w:val="36"/>
          <w:u w:val="single"/>
        </w:rPr>
        <w:pPrChange w:id="1355" w:author="aich" w:date="2014-12-08T06:13:00Z">
          <w:pPr>
            <w:numPr>
              <w:numId w:val="32"/>
            </w:numPr>
            <w:spacing w:line="360" w:lineRule="auto"/>
            <w:ind w:left="360" w:hanging="360"/>
          </w:pPr>
        </w:pPrChange>
      </w:pPr>
      <w:r>
        <w:rPr>
          <w:rFonts w:cs="Arial"/>
        </w:rPr>
        <w:t>Adres początkowy przesyłki</w:t>
      </w:r>
    </w:p>
    <w:p w14:paraId="36CDC442" w14:textId="77777777" w:rsidR="00863830" w:rsidRPr="00863830" w:rsidRDefault="00863830">
      <w:pPr>
        <w:numPr>
          <w:ilvl w:val="0"/>
          <w:numId w:val="32"/>
        </w:numPr>
        <w:spacing w:line="360" w:lineRule="auto"/>
        <w:jc w:val="both"/>
        <w:rPr>
          <w:rFonts w:cs="Arial"/>
          <w:b/>
          <w:sz w:val="36"/>
          <w:szCs w:val="36"/>
          <w:u w:val="single"/>
        </w:rPr>
        <w:pPrChange w:id="1356" w:author="aich" w:date="2014-12-08T06:13:00Z">
          <w:pPr>
            <w:numPr>
              <w:numId w:val="32"/>
            </w:numPr>
            <w:spacing w:line="360" w:lineRule="auto"/>
            <w:ind w:left="360" w:hanging="360"/>
          </w:pPr>
        </w:pPrChange>
      </w:pPr>
      <w:r>
        <w:rPr>
          <w:rFonts w:cs="Arial"/>
        </w:rPr>
        <w:t>Adres końcowy</w:t>
      </w:r>
    </w:p>
    <w:p w14:paraId="69B45A66" w14:textId="77777777" w:rsidR="00863830" w:rsidRPr="00863830" w:rsidRDefault="00863830">
      <w:pPr>
        <w:numPr>
          <w:ilvl w:val="0"/>
          <w:numId w:val="32"/>
        </w:numPr>
        <w:spacing w:line="360" w:lineRule="auto"/>
        <w:jc w:val="both"/>
        <w:rPr>
          <w:rFonts w:cs="Arial"/>
          <w:b/>
          <w:sz w:val="36"/>
          <w:szCs w:val="36"/>
          <w:u w:val="single"/>
        </w:rPr>
        <w:pPrChange w:id="1357" w:author="aich" w:date="2014-12-08T06:13:00Z">
          <w:pPr>
            <w:numPr>
              <w:numId w:val="32"/>
            </w:numPr>
            <w:spacing w:line="360" w:lineRule="auto"/>
            <w:ind w:left="360" w:hanging="360"/>
          </w:pPr>
        </w:pPrChange>
      </w:pPr>
      <w:r>
        <w:rPr>
          <w:rFonts w:cs="Arial"/>
        </w:rPr>
        <w:t>Data</w:t>
      </w:r>
    </w:p>
    <w:p w14:paraId="5CDC3770" w14:textId="77777777" w:rsidR="00863830" w:rsidRPr="00863830" w:rsidRDefault="00863830">
      <w:pPr>
        <w:numPr>
          <w:ilvl w:val="0"/>
          <w:numId w:val="32"/>
        </w:numPr>
        <w:spacing w:line="360" w:lineRule="auto"/>
        <w:jc w:val="both"/>
        <w:rPr>
          <w:rFonts w:cs="Arial"/>
          <w:b/>
          <w:sz w:val="36"/>
          <w:szCs w:val="36"/>
          <w:u w:val="single"/>
        </w:rPr>
        <w:pPrChange w:id="1358" w:author="aich" w:date="2014-12-08T06:13:00Z">
          <w:pPr>
            <w:numPr>
              <w:numId w:val="32"/>
            </w:numPr>
            <w:spacing w:line="360" w:lineRule="auto"/>
            <w:ind w:left="360" w:hanging="360"/>
          </w:pPr>
        </w:pPrChange>
      </w:pPr>
      <w:r>
        <w:rPr>
          <w:rFonts w:cs="Arial"/>
        </w:rPr>
        <w:t>Szacowany czas trwania</w:t>
      </w:r>
    </w:p>
    <w:p w14:paraId="6DE52814" w14:textId="77777777" w:rsidR="00863830" w:rsidRPr="00863830" w:rsidRDefault="00863830">
      <w:pPr>
        <w:numPr>
          <w:ilvl w:val="0"/>
          <w:numId w:val="32"/>
        </w:numPr>
        <w:spacing w:line="360" w:lineRule="auto"/>
        <w:jc w:val="both"/>
        <w:rPr>
          <w:rFonts w:cs="Arial"/>
          <w:b/>
          <w:sz w:val="36"/>
          <w:szCs w:val="36"/>
          <w:u w:val="single"/>
        </w:rPr>
        <w:pPrChange w:id="1359" w:author="aich" w:date="2014-12-08T06:13:00Z">
          <w:pPr>
            <w:numPr>
              <w:numId w:val="32"/>
            </w:numPr>
            <w:spacing w:line="360" w:lineRule="auto"/>
            <w:ind w:left="360" w:hanging="360"/>
          </w:pPr>
        </w:pPrChange>
      </w:pPr>
      <w:r>
        <w:rPr>
          <w:rFonts w:cs="Arial"/>
        </w:rPr>
        <w:t>Długość trasy</w:t>
      </w:r>
    </w:p>
    <w:p w14:paraId="5AD8830F" w14:textId="7EA4EA2C" w:rsidR="00863830" w:rsidRPr="00863830" w:rsidRDefault="00863830">
      <w:pPr>
        <w:numPr>
          <w:ilvl w:val="0"/>
          <w:numId w:val="32"/>
        </w:numPr>
        <w:spacing w:line="360" w:lineRule="auto"/>
        <w:jc w:val="both"/>
        <w:rPr>
          <w:rFonts w:cs="Arial"/>
          <w:b/>
          <w:sz w:val="36"/>
          <w:szCs w:val="36"/>
          <w:u w:val="single"/>
        </w:rPr>
        <w:pPrChange w:id="1360" w:author="aich" w:date="2014-12-08T06:13:00Z">
          <w:pPr>
            <w:numPr>
              <w:numId w:val="32"/>
            </w:numPr>
            <w:spacing w:line="360" w:lineRule="auto"/>
            <w:ind w:left="360" w:hanging="360"/>
          </w:pPr>
        </w:pPrChange>
      </w:pPr>
      <w:r>
        <w:rPr>
          <w:rFonts w:cs="Arial"/>
        </w:rPr>
        <w:t>Szczegółowy opis trasy</w:t>
      </w:r>
    </w:p>
    <w:p w14:paraId="6C5BE87F" w14:textId="77777777" w:rsidR="00863830" w:rsidRDefault="00FE15B9">
      <w:pPr>
        <w:spacing w:line="360" w:lineRule="auto"/>
        <w:jc w:val="both"/>
        <w:rPr>
          <w:rFonts w:cs="Arial"/>
        </w:rPr>
        <w:pPrChange w:id="1361" w:author="aich" w:date="2014-12-08T06:13:00Z">
          <w:pPr>
            <w:spacing w:line="360" w:lineRule="auto"/>
          </w:pPr>
        </w:pPrChange>
      </w:pPr>
      <w:r>
        <w:rPr>
          <w:rFonts w:cs="Arial"/>
          <w:noProof/>
        </w:rPr>
        <w:lastRenderedPageBreak/>
        <w:drawing>
          <wp:inline distT="0" distB="0" distL="0" distR="0" wp14:anchorId="022B0C25" wp14:editId="07777777">
            <wp:extent cx="6024880" cy="3211195"/>
            <wp:effectExtent l="0" t="0" r="0" b="0"/>
            <wp:docPr id="10" name="Picture 10"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4880" cy="3211195"/>
                    </a:xfrm>
                    <a:prstGeom prst="rect">
                      <a:avLst/>
                    </a:prstGeom>
                    <a:noFill/>
                    <a:ln>
                      <a:noFill/>
                    </a:ln>
                  </pic:spPr>
                </pic:pic>
              </a:graphicData>
            </a:graphic>
          </wp:inline>
        </w:drawing>
      </w:r>
    </w:p>
    <w:p w14:paraId="2ECC7535" w14:textId="77777777" w:rsidR="00863830" w:rsidRDefault="00863830">
      <w:pPr>
        <w:spacing w:line="360" w:lineRule="auto"/>
        <w:jc w:val="both"/>
        <w:rPr>
          <w:rFonts w:cs="Arial"/>
        </w:rPr>
        <w:pPrChange w:id="1362" w:author="aich" w:date="2014-12-08T06:13:00Z">
          <w:pPr>
            <w:spacing w:line="360" w:lineRule="auto"/>
          </w:pPr>
        </w:pPrChange>
      </w:pPr>
      <w:r>
        <w:rPr>
          <w:rFonts w:cs="Arial"/>
        </w:rPr>
        <w:br w:type="page"/>
      </w:r>
      <w:r w:rsidR="00FD04C7">
        <w:rPr>
          <w:rFonts w:cs="Arial"/>
        </w:rPr>
        <w:lastRenderedPageBreak/>
        <w:t xml:space="preserve">Następną bardzo ważną funkcjonalnością naszego serwisu jest panel administratora. Po zalogowaniu mamy dostępne dwie główne opcje do wyboru: „Wygenerowane trasy” oraz „Zarządzaj użytkownikami”, wybieramy tą drugą i otrzymujemy listę użytkowników w systemie. </w:t>
      </w:r>
    </w:p>
    <w:p w14:paraId="0F43FC75" w14:textId="77777777" w:rsidR="00FD04C7" w:rsidRDefault="00FE15B9">
      <w:pPr>
        <w:spacing w:line="360" w:lineRule="auto"/>
        <w:jc w:val="both"/>
        <w:rPr>
          <w:rFonts w:cs="Arial"/>
        </w:rPr>
        <w:pPrChange w:id="1363" w:author="aich" w:date="2014-12-08T06:13:00Z">
          <w:pPr>
            <w:spacing w:line="360" w:lineRule="auto"/>
          </w:pPr>
        </w:pPrChange>
      </w:pPr>
      <w:r>
        <w:rPr>
          <w:rFonts w:cs="Arial"/>
          <w:noProof/>
        </w:rPr>
        <w:drawing>
          <wp:inline distT="0" distB="0" distL="0" distR="0" wp14:anchorId="1E99862D" wp14:editId="07777777">
            <wp:extent cx="6024880" cy="3206750"/>
            <wp:effectExtent l="0" t="0" r="0" b="0"/>
            <wp:docPr id="11"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24880" cy="3206750"/>
                    </a:xfrm>
                    <a:prstGeom prst="rect">
                      <a:avLst/>
                    </a:prstGeom>
                    <a:noFill/>
                    <a:ln>
                      <a:noFill/>
                    </a:ln>
                  </pic:spPr>
                </pic:pic>
              </a:graphicData>
            </a:graphic>
          </wp:inline>
        </w:drawing>
      </w:r>
    </w:p>
    <w:p w14:paraId="048AE164" w14:textId="77777777" w:rsidR="00FD04C7" w:rsidRDefault="00FD04C7">
      <w:pPr>
        <w:spacing w:line="360" w:lineRule="auto"/>
        <w:jc w:val="both"/>
        <w:rPr>
          <w:rFonts w:cs="Arial"/>
        </w:rPr>
        <w:pPrChange w:id="1364" w:author="aich" w:date="2014-12-08T06:13:00Z">
          <w:pPr>
            <w:spacing w:line="360" w:lineRule="auto"/>
          </w:pPr>
        </w:pPrChange>
      </w:pPr>
      <w:r>
        <w:rPr>
          <w:rFonts w:cs="Arial"/>
        </w:rPr>
        <w:t>Jak widać na powyższym rysunku każdy użytkownik ma przypisaną rolę, jeżeli ktoś jest pracownikiem może mieć przypisanych kierowców, dla których może generować trasy. Możemy dokonać edycji danych każdej osoby, usunąć osobę z systemu jak również podejrzeć informacje o osobie dzięki opcji szczegóły. Po wybraniu opcji edytuj zostaniemy przeniesieni do widoku edycji użytkownika przedstawionego poniżej:</w:t>
      </w:r>
    </w:p>
    <w:p w14:paraId="4389A7BB" w14:textId="77777777" w:rsidR="00FD04C7" w:rsidRDefault="00FD04C7">
      <w:pPr>
        <w:spacing w:line="360" w:lineRule="auto"/>
        <w:jc w:val="both"/>
        <w:rPr>
          <w:rFonts w:cs="Arial"/>
        </w:rPr>
        <w:pPrChange w:id="1365" w:author="aich" w:date="2014-12-08T06:13:00Z">
          <w:pPr>
            <w:spacing w:line="360" w:lineRule="auto"/>
          </w:pPr>
        </w:pPrChange>
      </w:pPr>
    </w:p>
    <w:p w14:paraId="126BB360" w14:textId="77777777" w:rsidR="00FD04C7" w:rsidRDefault="00FE15B9">
      <w:pPr>
        <w:spacing w:line="360" w:lineRule="auto"/>
        <w:jc w:val="both"/>
        <w:rPr>
          <w:rFonts w:cs="Arial"/>
        </w:rPr>
        <w:pPrChange w:id="1366" w:author="aich" w:date="2014-12-08T06:13:00Z">
          <w:pPr>
            <w:spacing w:line="360" w:lineRule="auto"/>
          </w:pPr>
        </w:pPrChange>
      </w:pPr>
      <w:r>
        <w:rPr>
          <w:rFonts w:cs="Arial"/>
          <w:noProof/>
        </w:rPr>
        <w:drawing>
          <wp:inline distT="0" distB="0" distL="0" distR="0" wp14:anchorId="604A6264" wp14:editId="07777777">
            <wp:extent cx="6024880" cy="3202305"/>
            <wp:effectExtent l="0" t="0" r="0" b="0"/>
            <wp:docPr id="12" name="Picture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36446AA9" w14:textId="77777777" w:rsidR="00FD04C7" w:rsidRDefault="00FD04C7">
      <w:pPr>
        <w:spacing w:line="360" w:lineRule="auto"/>
        <w:jc w:val="both"/>
        <w:rPr>
          <w:rFonts w:cs="Arial"/>
        </w:rPr>
        <w:pPrChange w:id="1367" w:author="aich" w:date="2014-12-08T06:13:00Z">
          <w:pPr>
            <w:spacing w:line="360" w:lineRule="auto"/>
          </w:pPr>
        </w:pPrChange>
      </w:pPr>
      <w:r>
        <w:rPr>
          <w:rFonts w:cs="Arial"/>
        </w:rPr>
        <w:lastRenderedPageBreak/>
        <w:t>Podczas edycji możemy zmienić główne dane konta użytkownika, jednak zmiana hasła możliwa jest jedynie dla użytkownika systemu.</w:t>
      </w:r>
    </w:p>
    <w:p w14:paraId="3B432838" w14:textId="77777777" w:rsidR="00FD04C7" w:rsidRDefault="00FD04C7">
      <w:pPr>
        <w:spacing w:line="360" w:lineRule="auto"/>
        <w:jc w:val="both"/>
        <w:rPr>
          <w:rFonts w:cs="Arial"/>
        </w:rPr>
        <w:pPrChange w:id="1368" w:author="aich" w:date="2014-12-08T06:13:00Z">
          <w:pPr>
            <w:spacing w:line="360" w:lineRule="auto"/>
          </w:pPr>
        </w:pPrChange>
      </w:pPr>
    </w:p>
    <w:p w14:paraId="60C3775F" w14:textId="77777777" w:rsidR="00FD04C7" w:rsidRDefault="00FD04C7">
      <w:pPr>
        <w:spacing w:line="360" w:lineRule="auto"/>
        <w:jc w:val="both"/>
        <w:rPr>
          <w:rFonts w:cs="Arial"/>
        </w:rPr>
        <w:pPrChange w:id="1369" w:author="aich" w:date="2014-12-08T06:13:00Z">
          <w:pPr>
            <w:spacing w:line="360" w:lineRule="auto"/>
          </w:pPr>
        </w:pPrChange>
      </w:pPr>
      <w:r>
        <w:rPr>
          <w:rFonts w:cs="Arial"/>
        </w:rPr>
        <w:br w:type="page"/>
      </w:r>
      <w:r>
        <w:rPr>
          <w:rFonts w:cs="Arial"/>
        </w:rPr>
        <w:lastRenderedPageBreak/>
        <w:t xml:space="preserve">Każdy administrator posiada opcję tworzenia nowych konto, poprzez specjalnie przygotowany do tego celu formularz. </w:t>
      </w:r>
      <w:r w:rsidR="008F6ED4">
        <w:rPr>
          <w:rFonts w:cs="Arial"/>
        </w:rPr>
        <w:t>W celu przejścia do formularza dodawania nowego użytkownika należy kliknąć w link „Dodaj nowego”. Dużą zaletą tego formularza jest możliwość tworzenia nowych użytkowników o innych rolach niż kierowca i możliwości jednoczesnego zdefiniowania podwładnych kierowców dla pracownika:</w:t>
      </w:r>
    </w:p>
    <w:p w14:paraId="17476DEF" w14:textId="77777777" w:rsidR="008F6ED4" w:rsidRDefault="008F6ED4">
      <w:pPr>
        <w:spacing w:line="360" w:lineRule="auto"/>
        <w:jc w:val="both"/>
        <w:rPr>
          <w:rFonts w:cs="Arial"/>
        </w:rPr>
        <w:pPrChange w:id="1370" w:author="aich" w:date="2014-12-08T06:13:00Z">
          <w:pPr>
            <w:spacing w:line="360" w:lineRule="auto"/>
          </w:pPr>
        </w:pPrChange>
      </w:pPr>
    </w:p>
    <w:p w14:paraId="7B675B5C" w14:textId="77777777" w:rsidR="008F6ED4" w:rsidRDefault="00FE15B9">
      <w:pPr>
        <w:spacing w:line="360" w:lineRule="auto"/>
        <w:jc w:val="both"/>
        <w:rPr>
          <w:rFonts w:cs="Arial"/>
        </w:rPr>
        <w:pPrChange w:id="1371" w:author="aich" w:date="2014-12-08T06:13:00Z">
          <w:pPr>
            <w:spacing w:line="360" w:lineRule="auto"/>
          </w:pPr>
        </w:pPrChange>
      </w:pPr>
      <w:r>
        <w:rPr>
          <w:rFonts w:cs="Arial"/>
          <w:noProof/>
        </w:rPr>
        <w:drawing>
          <wp:inline distT="0" distB="0" distL="0" distR="0" wp14:anchorId="46D3F3B1" wp14:editId="07777777">
            <wp:extent cx="6024880" cy="3193415"/>
            <wp:effectExtent l="0" t="0" r="0" b="0"/>
            <wp:docPr id="13" name="Picture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880" cy="3193415"/>
                    </a:xfrm>
                    <a:prstGeom prst="rect">
                      <a:avLst/>
                    </a:prstGeom>
                    <a:noFill/>
                    <a:ln>
                      <a:noFill/>
                    </a:ln>
                  </pic:spPr>
                </pic:pic>
              </a:graphicData>
            </a:graphic>
          </wp:inline>
        </w:drawing>
      </w:r>
    </w:p>
    <w:p w14:paraId="56C740D9" w14:textId="50C62CC2" w:rsidR="008F6ED4" w:rsidRDefault="22B7A049">
      <w:pPr>
        <w:spacing w:line="360" w:lineRule="auto"/>
        <w:jc w:val="both"/>
        <w:rPr>
          <w:rFonts w:cs="Arial"/>
        </w:rPr>
        <w:pPrChange w:id="1372" w:author="aich" w:date="2014-12-08T06:13:00Z">
          <w:pPr>
            <w:spacing w:line="360" w:lineRule="auto"/>
          </w:pPr>
        </w:pPrChange>
      </w:pPr>
      <w:r w:rsidRPr="22B7A049">
        <w:rPr>
          <w:rFonts w:eastAsia="Arial" w:cs="Arial"/>
        </w:rPr>
        <w:t>Następnym bardzo ważnym narzędziem jakie posiada administrator jest widok</w:t>
      </w:r>
      <w:ins w:id="1373" w:author="Speedziarz" w:date="2014-12-08T03:29:00Z">
        <w:r w:rsidR="00CF120A">
          <w:rPr>
            <w:rFonts w:eastAsia="Arial" w:cs="Arial"/>
          </w:rPr>
          <w:t xml:space="preserve">, </w:t>
        </w:r>
      </w:ins>
      <w:del w:id="1374" w:author="Speedziarz" w:date="2014-12-08T03:29:00Z">
        <w:r w:rsidRPr="22B7A049" w:rsidDel="00CF120A">
          <w:rPr>
            <w:rFonts w:eastAsia="Arial" w:cs="Arial"/>
          </w:rPr>
          <w:delText xml:space="preserve"> </w:delText>
        </w:r>
      </w:del>
      <w:r w:rsidRPr="22B7A049">
        <w:rPr>
          <w:rFonts w:eastAsia="Arial" w:cs="Arial"/>
        </w:rPr>
        <w:t>pozwalający na przeglądanie wygenerowanych tras dziennych. Trasy przedstawione są w tabeli. Administrator posiada opcje przeglądu, modyfikacji i usuwania tras:</w:t>
      </w:r>
    </w:p>
    <w:p w14:paraId="17A13CAE" w14:textId="77777777" w:rsidR="008F6ED4" w:rsidRDefault="00FE15B9">
      <w:pPr>
        <w:spacing w:line="360" w:lineRule="auto"/>
        <w:jc w:val="both"/>
        <w:rPr>
          <w:rFonts w:cs="Arial"/>
        </w:rPr>
        <w:pPrChange w:id="1375" w:author="aich" w:date="2014-12-08T06:13:00Z">
          <w:pPr>
            <w:spacing w:line="360" w:lineRule="auto"/>
          </w:pPr>
        </w:pPrChange>
      </w:pPr>
      <w:r>
        <w:rPr>
          <w:rFonts w:cs="Arial"/>
          <w:noProof/>
        </w:rPr>
        <w:drawing>
          <wp:inline distT="0" distB="0" distL="0" distR="0" wp14:anchorId="207CAE24" wp14:editId="07777777">
            <wp:extent cx="6024880" cy="3215640"/>
            <wp:effectExtent l="0" t="0" r="0" b="0"/>
            <wp:docPr id="14" name="Picture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4880" cy="3215640"/>
                    </a:xfrm>
                    <a:prstGeom prst="rect">
                      <a:avLst/>
                    </a:prstGeom>
                    <a:noFill/>
                    <a:ln>
                      <a:noFill/>
                    </a:ln>
                  </pic:spPr>
                </pic:pic>
              </a:graphicData>
            </a:graphic>
          </wp:inline>
        </w:drawing>
      </w:r>
    </w:p>
    <w:p w14:paraId="63CFA4DD" w14:textId="77777777" w:rsidR="008F6ED4" w:rsidRDefault="008F6ED4">
      <w:pPr>
        <w:spacing w:line="360" w:lineRule="auto"/>
        <w:jc w:val="both"/>
        <w:rPr>
          <w:rFonts w:cs="Arial"/>
        </w:rPr>
        <w:pPrChange w:id="1376" w:author="aich" w:date="2014-12-08T06:13:00Z">
          <w:pPr>
            <w:spacing w:line="360" w:lineRule="auto"/>
          </w:pPr>
        </w:pPrChange>
      </w:pPr>
    </w:p>
    <w:p w14:paraId="3E6354F9" w14:textId="77777777" w:rsidR="008F6ED4" w:rsidRDefault="008F6ED4">
      <w:pPr>
        <w:spacing w:line="360" w:lineRule="auto"/>
        <w:jc w:val="both"/>
        <w:rPr>
          <w:rFonts w:cs="Arial"/>
        </w:rPr>
        <w:pPrChange w:id="1377" w:author="aich" w:date="2014-12-08T06:13:00Z">
          <w:pPr>
            <w:spacing w:line="360" w:lineRule="auto"/>
          </w:pPr>
        </w:pPrChange>
      </w:pPr>
      <w:r>
        <w:rPr>
          <w:rFonts w:cs="Arial"/>
        </w:rPr>
        <w:br w:type="page"/>
      </w:r>
      <w:r w:rsidR="00FE15B9">
        <w:rPr>
          <w:rFonts w:cs="Arial"/>
          <w:noProof/>
        </w:rPr>
        <w:lastRenderedPageBreak/>
        <w:drawing>
          <wp:inline distT="0" distB="0" distL="0" distR="0" wp14:anchorId="3E23C364" wp14:editId="07777777">
            <wp:extent cx="6024880" cy="3211195"/>
            <wp:effectExtent l="0" t="0" r="0" b="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4880" cy="3211195"/>
                    </a:xfrm>
                    <a:prstGeom prst="rect">
                      <a:avLst/>
                    </a:prstGeom>
                    <a:noFill/>
                    <a:ln>
                      <a:noFill/>
                    </a:ln>
                  </pic:spPr>
                </pic:pic>
              </a:graphicData>
            </a:graphic>
          </wp:inline>
        </w:drawing>
      </w:r>
    </w:p>
    <w:p w14:paraId="6B6499F3" w14:textId="77777777" w:rsidR="008F6ED4" w:rsidRDefault="008F6ED4">
      <w:pPr>
        <w:spacing w:line="360" w:lineRule="auto"/>
        <w:jc w:val="both"/>
        <w:rPr>
          <w:rFonts w:cs="Arial"/>
        </w:rPr>
        <w:pPrChange w:id="1378" w:author="aich" w:date="2014-12-08T06:13:00Z">
          <w:pPr>
            <w:spacing w:line="360" w:lineRule="auto"/>
          </w:pPr>
        </w:pPrChange>
      </w:pPr>
    </w:p>
    <w:p w14:paraId="0C7CEC37" w14:textId="77777777" w:rsidR="008F6ED4" w:rsidRDefault="008F6ED4">
      <w:pPr>
        <w:spacing w:line="360" w:lineRule="auto"/>
        <w:jc w:val="both"/>
        <w:rPr>
          <w:rFonts w:cs="Arial"/>
        </w:rPr>
        <w:pPrChange w:id="1379" w:author="aich" w:date="2014-12-08T06:13:00Z">
          <w:pPr>
            <w:spacing w:line="360" w:lineRule="auto"/>
          </w:pPr>
        </w:pPrChange>
      </w:pPr>
      <w:r>
        <w:rPr>
          <w:rFonts w:cs="Arial"/>
        </w:rPr>
        <w:t>Przedstawione powyżej dwa zrzuty ekranu przedstawiają w sposób tabelaryczny informacje o wygenerowanych trasach, główne dane jakie można odczytać z tabeli to:</w:t>
      </w:r>
    </w:p>
    <w:p w14:paraId="3C006E49" w14:textId="77777777" w:rsidR="008F6ED4" w:rsidRDefault="000E216D">
      <w:pPr>
        <w:numPr>
          <w:ilvl w:val="0"/>
          <w:numId w:val="33"/>
        </w:numPr>
        <w:spacing w:line="360" w:lineRule="auto"/>
        <w:jc w:val="both"/>
        <w:rPr>
          <w:rFonts w:cs="Arial"/>
        </w:rPr>
        <w:pPrChange w:id="1380" w:author="aich" w:date="2014-12-08T06:13:00Z">
          <w:pPr>
            <w:numPr>
              <w:numId w:val="33"/>
            </w:numPr>
            <w:spacing w:line="360" w:lineRule="auto"/>
            <w:ind w:left="360" w:hanging="360"/>
          </w:pPr>
        </w:pPrChange>
      </w:pPr>
      <w:r>
        <w:rPr>
          <w:rFonts w:cs="Arial"/>
        </w:rPr>
        <w:t>Data na kiedy została wygenerowana trasa</w:t>
      </w:r>
    </w:p>
    <w:p w14:paraId="480AD353" w14:textId="77777777" w:rsidR="000E216D" w:rsidRDefault="000E216D">
      <w:pPr>
        <w:numPr>
          <w:ilvl w:val="0"/>
          <w:numId w:val="33"/>
        </w:numPr>
        <w:spacing w:line="360" w:lineRule="auto"/>
        <w:jc w:val="both"/>
        <w:rPr>
          <w:rFonts w:cs="Arial"/>
        </w:rPr>
        <w:pPrChange w:id="1381" w:author="aich" w:date="2014-12-08T06:13:00Z">
          <w:pPr>
            <w:numPr>
              <w:numId w:val="33"/>
            </w:numPr>
            <w:spacing w:line="360" w:lineRule="auto"/>
            <w:ind w:left="360" w:hanging="360"/>
          </w:pPr>
        </w:pPrChange>
      </w:pPr>
      <w:r>
        <w:rPr>
          <w:rFonts w:cs="Arial"/>
        </w:rPr>
        <w:t>Pracownik który wygenerował trasę</w:t>
      </w:r>
    </w:p>
    <w:p w14:paraId="7A5BC7BC" w14:textId="77777777" w:rsidR="000E216D" w:rsidRDefault="000E216D">
      <w:pPr>
        <w:numPr>
          <w:ilvl w:val="0"/>
          <w:numId w:val="33"/>
        </w:numPr>
        <w:spacing w:line="360" w:lineRule="auto"/>
        <w:jc w:val="both"/>
        <w:rPr>
          <w:rFonts w:cs="Arial"/>
        </w:rPr>
        <w:pPrChange w:id="1382" w:author="aich" w:date="2014-12-08T06:13:00Z">
          <w:pPr>
            <w:numPr>
              <w:numId w:val="33"/>
            </w:numPr>
            <w:spacing w:line="360" w:lineRule="auto"/>
            <w:ind w:left="360" w:hanging="360"/>
          </w:pPr>
        </w:pPrChange>
      </w:pPr>
      <w:r>
        <w:rPr>
          <w:rFonts w:cs="Arial"/>
        </w:rPr>
        <w:t>Kierowca który realizował/będzie realizował trasę</w:t>
      </w:r>
    </w:p>
    <w:p w14:paraId="30B98C12" w14:textId="77777777" w:rsidR="000E216D" w:rsidRDefault="000E216D">
      <w:pPr>
        <w:numPr>
          <w:ilvl w:val="0"/>
          <w:numId w:val="33"/>
        </w:numPr>
        <w:spacing w:line="360" w:lineRule="auto"/>
        <w:jc w:val="both"/>
        <w:rPr>
          <w:rFonts w:cs="Arial"/>
        </w:rPr>
        <w:pPrChange w:id="1383" w:author="aich" w:date="2014-12-08T06:13:00Z">
          <w:pPr>
            <w:numPr>
              <w:numId w:val="33"/>
            </w:numPr>
            <w:spacing w:line="360" w:lineRule="auto"/>
            <w:ind w:left="360" w:hanging="360"/>
          </w:pPr>
        </w:pPrChange>
      </w:pPr>
      <w:r>
        <w:rPr>
          <w:rFonts w:cs="Arial"/>
        </w:rPr>
        <w:t>Stan</w:t>
      </w:r>
    </w:p>
    <w:p w14:paraId="4D6A602A" w14:textId="77777777" w:rsidR="000E216D" w:rsidRDefault="000E216D">
      <w:pPr>
        <w:numPr>
          <w:ilvl w:val="0"/>
          <w:numId w:val="33"/>
        </w:numPr>
        <w:spacing w:line="360" w:lineRule="auto"/>
        <w:jc w:val="both"/>
        <w:rPr>
          <w:rFonts w:cs="Arial"/>
        </w:rPr>
        <w:pPrChange w:id="1384" w:author="aich" w:date="2014-12-08T06:13:00Z">
          <w:pPr>
            <w:numPr>
              <w:numId w:val="33"/>
            </w:numPr>
            <w:spacing w:line="360" w:lineRule="auto"/>
            <w:ind w:left="360" w:hanging="360"/>
          </w:pPr>
        </w:pPrChange>
      </w:pPr>
      <w:r>
        <w:rPr>
          <w:rFonts w:cs="Arial"/>
        </w:rPr>
        <w:t>Opis</w:t>
      </w:r>
    </w:p>
    <w:p w14:paraId="60757F36" w14:textId="77777777" w:rsidR="000E216D" w:rsidRDefault="000E216D">
      <w:pPr>
        <w:numPr>
          <w:ilvl w:val="0"/>
          <w:numId w:val="33"/>
        </w:numPr>
        <w:spacing w:line="360" w:lineRule="auto"/>
        <w:jc w:val="both"/>
        <w:rPr>
          <w:rFonts w:cs="Arial"/>
        </w:rPr>
        <w:pPrChange w:id="1385" w:author="aich" w:date="2014-12-08T06:13:00Z">
          <w:pPr>
            <w:numPr>
              <w:numId w:val="33"/>
            </w:numPr>
            <w:spacing w:line="360" w:lineRule="auto"/>
            <w:ind w:left="360" w:hanging="360"/>
          </w:pPr>
        </w:pPrChange>
      </w:pPr>
      <w:r>
        <w:rPr>
          <w:rFonts w:cs="Arial"/>
        </w:rPr>
        <w:t>Podsumowanie – główne drogi którymi będzie podróżował kierowca</w:t>
      </w:r>
    </w:p>
    <w:p w14:paraId="4DA12B23" w14:textId="77777777" w:rsidR="000E216D" w:rsidRDefault="000E216D">
      <w:pPr>
        <w:numPr>
          <w:ilvl w:val="0"/>
          <w:numId w:val="33"/>
        </w:numPr>
        <w:spacing w:line="360" w:lineRule="auto"/>
        <w:jc w:val="both"/>
        <w:rPr>
          <w:rFonts w:cs="Arial"/>
        </w:rPr>
        <w:pPrChange w:id="1386" w:author="aich" w:date="2014-12-08T06:13:00Z">
          <w:pPr>
            <w:numPr>
              <w:numId w:val="33"/>
            </w:numPr>
            <w:spacing w:line="360" w:lineRule="auto"/>
            <w:ind w:left="360" w:hanging="360"/>
          </w:pPr>
        </w:pPrChange>
      </w:pPr>
      <w:r>
        <w:rPr>
          <w:rFonts w:cs="Arial"/>
        </w:rPr>
        <w:t>Adres początkowy – miejsce z którego wyjeżdża kierowca</w:t>
      </w:r>
    </w:p>
    <w:p w14:paraId="250A1FB8" w14:textId="77777777" w:rsidR="000E216D" w:rsidRDefault="000E216D">
      <w:pPr>
        <w:numPr>
          <w:ilvl w:val="0"/>
          <w:numId w:val="33"/>
        </w:numPr>
        <w:spacing w:line="360" w:lineRule="auto"/>
        <w:jc w:val="both"/>
        <w:rPr>
          <w:rFonts w:cs="Arial"/>
        </w:rPr>
        <w:pPrChange w:id="1387" w:author="aich" w:date="2014-12-08T06:13:00Z">
          <w:pPr>
            <w:numPr>
              <w:numId w:val="33"/>
            </w:numPr>
            <w:spacing w:line="360" w:lineRule="auto"/>
            <w:ind w:left="360" w:hanging="360"/>
          </w:pPr>
        </w:pPrChange>
      </w:pPr>
      <w:r>
        <w:rPr>
          <w:rFonts w:cs="Arial"/>
        </w:rPr>
        <w:t>Przesyłki – wszystkie punkty w którem musi dojechać kierowca</w:t>
      </w:r>
    </w:p>
    <w:p w14:paraId="15EC7BB8" w14:textId="77777777" w:rsidR="000E216D" w:rsidRDefault="000E216D">
      <w:pPr>
        <w:numPr>
          <w:ilvl w:val="0"/>
          <w:numId w:val="33"/>
        </w:numPr>
        <w:spacing w:line="360" w:lineRule="auto"/>
        <w:jc w:val="both"/>
        <w:rPr>
          <w:rFonts w:cs="Arial"/>
        </w:rPr>
        <w:pPrChange w:id="1388" w:author="aich" w:date="2014-12-08T06:13:00Z">
          <w:pPr>
            <w:numPr>
              <w:numId w:val="33"/>
            </w:numPr>
            <w:spacing w:line="360" w:lineRule="auto"/>
            <w:ind w:left="360" w:hanging="360"/>
          </w:pPr>
        </w:pPrChange>
      </w:pPr>
      <w:r>
        <w:rPr>
          <w:rFonts w:cs="Arial"/>
        </w:rPr>
        <w:t>Czas trwania – szacowany czas przejazdu</w:t>
      </w:r>
    </w:p>
    <w:p w14:paraId="770156D2" w14:textId="77777777" w:rsidR="000E216D" w:rsidRDefault="000E216D">
      <w:pPr>
        <w:numPr>
          <w:ilvl w:val="0"/>
          <w:numId w:val="33"/>
        </w:numPr>
        <w:spacing w:line="360" w:lineRule="auto"/>
        <w:jc w:val="both"/>
        <w:rPr>
          <w:rFonts w:cs="Arial"/>
        </w:rPr>
        <w:pPrChange w:id="1389" w:author="aich" w:date="2014-12-08T06:13:00Z">
          <w:pPr>
            <w:numPr>
              <w:numId w:val="33"/>
            </w:numPr>
            <w:spacing w:line="360" w:lineRule="auto"/>
            <w:ind w:left="360" w:hanging="360"/>
          </w:pPr>
        </w:pPrChange>
      </w:pPr>
      <w:r>
        <w:rPr>
          <w:rFonts w:cs="Arial"/>
        </w:rPr>
        <w:t>Dystans – odległość do pokonania w metrach</w:t>
      </w:r>
    </w:p>
    <w:p w14:paraId="508B1A6B" w14:textId="77777777" w:rsidR="000E216D" w:rsidRDefault="22B7A049">
      <w:pPr>
        <w:numPr>
          <w:ilvl w:val="0"/>
          <w:numId w:val="33"/>
        </w:numPr>
        <w:spacing w:line="360" w:lineRule="auto"/>
        <w:jc w:val="both"/>
        <w:rPr>
          <w:rFonts w:cs="Arial"/>
        </w:rPr>
        <w:pPrChange w:id="1390" w:author="aich" w:date="2014-12-08T06:13:00Z">
          <w:pPr>
            <w:numPr>
              <w:numId w:val="33"/>
            </w:numPr>
            <w:spacing w:line="360" w:lineRule="auto"/>
            <w:ind w:left="360" w:hanging="360"/>
          </w:pPr>
        </w:pPrChange>
      </w:pPr>
      <w:r w:rsidRPr="22B7A049">
        <w:rPr>
          <w:rFonts w:eastAsia="Arial" w:cs="Arial"/>
        </w:rPr>
        <w:t>Dostawca macierzy długości – wybór mapy z której były pobrane dane do obliczeń</w:t>
      </w:r>
    </w:p>
    <w:p w14:paraId="5435D3A4" w14:textId="77777777" w:rsidR="000E216D" w:rsidRDefault="000E216D">
      <w:pPr>
        <w:numPr>
          <w:ilvl w:val="0"/>
          <w:numId w:val="33"/>
        </w:numPr>
        <w:spacing w:line="360" w:lineRule="auto"/>
        <w:jc w:val="both"/>
        <w:rPr>
          <w:rFonts w:cs="Arial"/>
        </w:rPr>
        <w:pPrChange w:id="1391" w:author="aich" w:date="2014-12-08T06:13:00Z">
          <w:pPr>
            <w:numPr>
              <w:numId w:val="33"/>
            </w:numPr>
            <w:spacing w:line="360" w:lineRule="auto"/>
            <w:ind w:left="360" w:hanging="360"/>
          </w:pPr>
        </w:pPrChange>
      </w:pPr>
      <w:r>
        <w:rPr>
          <w:rFonts w:cs="Arial"/>
        </w:rPr>
        <w:t>Dostawca optymalizacji – wybrany dostawca optymalizacji</w:t>
      </w:r>
    </w:p>
    <w:p w14:paraId="441CE6CF" w14:textId="77777777" w:rsidR="000E216D" w:rsidRDefault="000E216D">
      <w:pPr>
        <w:numPr>
          <w:ilvl w:val="0"/>
          <w:numId w:val="33"/>
        </w:numPr>
        <w:spacing w:line="360" w:lineRule="auto"/>
        <w:jc w:val="both"/>
        <w:rPr>
          <w:rFonts w:cs="Arial"/>
        </w:rPr>
        <w:pPrChange w:id="1392" w:author="aich" w:date="2014-12-08T06:13:00Z">
          <w:pPr>
            <w:numPr>
              <w:numId w:val="33"/>
            </w:numPr>
            <w:spacing w:line="360" w:lineRule="auto"/>
            <w:ind w:left="360" w:hanging="360"/>
          </w:pPr>
        </w:pPrChange>
      </w:pPr>
      <w:r>
        <w:rPr>
          <w:rFonts w:cs="Arial"/>
        </w:rPr>
        <w:t>Kryterium optymalizacji – po czasie lub odległości</w:t>
      </w:r>
    </w:p>
    <w:p w14:paraId="147381A1" w14:textId="77777777" w:rsidR="000E216D" w:rsidRPr="00863830" w:rsidRDefault="000E216D">
      <w:pPr>
        <w:numPr>
          <w:ilvl w:val="0"/>
          <w:numId w:val="33"/>
        </w:numPr>
        <w:spacing w:line="360" w:lineRule="auto"/>
        <w:jc w:val="both"/>
        <w:rPr>
          <w:rFonts w:cs="Arial"/>
        </w:rPr>
        <w:pPrChange w:id="1393" w:author="aich" w:date="2014-12-08T06:13:00Z">
          <w:pPr>
            <w:numPr>
              <w:numId w:val="33"/>
            </w:numPr>
            <w:spacing w:line="360" w:lineRule="auto"/>
            <w:ind w:left="360" w:hanging="360"/>
          </w:pPr>
        </w:pPrChange>
      </w:pPr>
      <w:r>
        <w:rPr>
          <w:rFonts w:cs="Arial"/>
        </w:rPr>
        <w:t>Algorytm optymalizacji – HeldKarp lub BruteForce</w:t>
      </w:r>
    </w:p>
    <w:p w14:paraId="7E01B954" w14:textId="77777777" w:rsidR="000E216D" w:rsidRDefault="000E216D">
      <w:pPr>
        <w:spacing w:line="360" w:lineRule="auto"/>
        <w:jc w:val="both"/>
        <w:rPr>
          <w:rFonts w:cs="Arial"/>
          <w:b/>
          <w:sz w:val="36"/>
          <w:szCs w:val="36"/>
          <w:u w:val="single"/>
        </w:rPr>
        <w:pPrChange w:id="1394" w:author="aich" w:date="2014-12-08T06:13:00Z">
          <w:pPr>
            <w:spacing w:line="360" w:lineRule="auto"/>
          </w:pPr>
        </w:pPrChange>
      </w:pPr>
    </w:p>
    <w:p w14:paraId="2C02DA3E" w14:textId="77777777" w:rsidR="000E216D" w:rsidRDefault="000E216D">
      <w:pPr>
        <w:spacing w:line="360" w:lineRule="auto"/>
        <w:jc w:val="both"/>
        <w:rPr>
          <w:rFonts w:cs="Arial"/>
          <w:b/>
          <w:sz w:val="36"/>
          <w:szCs w:val="36"/>
          <w:u w:val="single"/>
        </w:rPr>
        <w:pPrChange w:id="1395" w:author="aich" w:date="2014-12-08T06:13:00Z">
          <w:pPr>
            <w:spacing w:line="360" w:lineRule="auto"/>
          </w:pPr>
        </w:pPrChange>
      </w:pPr>
    </w:p>
    <w:p w14:paraId="1D86DB25" w14:textId="77777777" w:rsidR="000E216D" w:rsidRDefault="000E216D">
      <w:pPr>
        <w:spacing w:line="360" w:lineRule="auto"/>
        <w:jc w:val="both"/>
        <w:rPr>
          <w:rFonts w:cs="Arial"/>
        </w:rPr>
        <w:pPrChange w:id="1396" w:author="aich" w:date="2014-12-08T06:13:00Z">
          <w:pPr>
            <w:spacing w:line="360" w:lineRule="auto"/>
          </w:pPr>
        </w:pPrChange>
      </w:pPr>
      <w:r>
        <w:rPr>
          <w:rFonts w:cs="Arial"/>
          <w:b/>
          <w:sz w:val="36"/>
          <w:szCs w:val="36"/>
          <w:u w:val="single"/>
        </w:rPr>
        <w:br w:type="page"/>
      </w:r>
      <w:r w:rsidR="00E35640">
        <w:rPr>
          <w:rFonts w:cs="Arial"/>
        </w:rPr>
        <w:lastRenderedPageBreak/>
        <w:t>Inną ważną funkcjonalnością systemu jest zarządzanie pracownikami z poziomu konta Pracownika – osoba która ustala trasy dla swoich kierowców. Po zalogowaniu przechodzimy do zakładki „Twoi kierowcy” która przekierowuje nas do widoku kierowców z którymi współpracujemy:</w:t>
      </w:r>
    </w:p>
    <w:p w14:paraId="04991F9A" w14:textId="77777777" w:rsidR="00E35640" w:rsidRDefault="00FE15B9">
      <w:pPr>
        <w:spacing w:line="360" w:lineRule="auto"/>
        <w:jc w:val="both"/>
        <w:rPr>
          <w:rFonts w:cs="Arial"/>
        </w:rPr>
        <w:pPrChange w:id="1397" w:author="aich" w:date="2014-12-08T06:13:00Z">
          <w:pPr>
            <w:spacing w:line="360" w:lineRule="auto"/>
          </w:pPr>
        </w:pPrChange>
      </w:pPr>
      <w:r>
        <w:rPr>
          <w:rFonts w:cs="Arial"/>
          <w:noProof/>
        </w:rPr>
        <w:drawing>
          <wp:inline distT="0" distB="0" distL="0" distR="0" wp14:anchorId="7C121A6B" wp14:editId="07777777">
            <wp:extent cx="6024880" cy="3211195"/>
            <wp:effectExtent l="0" t="0" r="0" b="0"/>
            <wp:docPr id="16" name="Picture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4880" cy="3211195"/>
                    </a:xfrm>
                    <a:prstGeom prst="rect">
                      <a:avLst/>
                    </a:prstGeom>
                    <a:noFill/>
                    <a:ln>
                      <a:noFill/>
                    </a:ln>
                  </pic:spPr>
                </pic:pic>
              </a:graphicData>
            </a:graphic>
          </wp:inline>
        </w:drawing>
      </w:r>
    </w:p>
    <w:p w14:paraId="34AA6318" w14:textId="77777777" w:rsidR="00E35640" w:rsidRDefault="00E35640">
      <w:pPr>
        <w:spacing w:line="360" w:lineRule="auto"/>
        <w:jc w:val="both"/>
        <w:rPr>
          <w:rFonts w:cs="Arial"/>
        </w:rPr>
        <w:pPrChange w:id="1398" w:author="aich" w:date="2014-12-08T06:13:00Z">
          <w:pPr>
            <w:spacing w:line="360" w:lineRule="auto"/>
          </w:pPr>
        </w:pPrChange>
      </w:pPr>
      <w:r>
        <w:rPr>
          <w:rFonts w:cs="Arial"/>
        </w:rPr>
        <w:t>W tym oknie mamy wszystkie dane związane z kierowcą, w celu zobaczenia jego planu musimy wybrać kalendarz – jest on bardzo podobny do kalendarza kierowcy ale posiada dodatkową opcję – generowanie trasy w dni wolne:</w:t>
      </w:r>
    </w:p>
    <w:p w14:paraId="080C87B0" w14:textId="77777777" w:rsidR="00E35640" w:rsidRDefault="00FE15B9">
      <w:pPr>
        <w:spacing w:line="360" w:lineRule="auto"/>
        <w:jc w:val="both"/>
        <w:rPr>
          <w:rFonts w:cs="Arial"/>
        </w:rPr>
        <w:pPrChange w:id="1399" w:author="aich" w:date="2014-12-08T06:13:00Z">
          <w:pPr>
            <w:spacing w:line="360" w:lineRule="auto"/>
          </w:pPr>
        </w:pPrChange>
      </w:pPr>
      <w:r>
        <w:rPr>
          <w:rFonts w:cs="Arial"/>
          <w:noProof/>
        </w:rPr>
        <w:drawing>
          <wp:inline distT="0" distB="0" distL="0" distR="0" wp14:anchorId="53524DD5" wp14:editId="07777777">
            <wp:extent cx="6024880" cy="3202305"/>
            <wp:effectExtent l="0" t="0" r="0" b="0"/>
            <wp:docPr id="17" name="Picture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1F633EA3" w14:textId="77777777" w:rsidR="00E35640" w:rsidRDefault="00E35640">
      <w:pPr>
        <w:spacing w:line="360" w:lineRule="auto"/>
        <w:jc w:val="both"/>
        <w:rPr>
          <w:rFonts w:cs="Arial"/>
        </w:rPr>
        <w:pPrChange w:id="1400" w:author="aich" w:date="2014-12-08T06:13:00Z">
          <w:pPr>
            <w:spacing w:line="360" w:lineRule="auto"/>
          </w:pPr>
        </w:pPrChange>
      </w:pPr>
    </w:p>
    <w:p w14:paraId="7FBA1967" w14:textId="41EFAB48" w:rsidR="00E35640" w:rsidRDefault="22B7A049">
      <w:pPr>
        <w:spacing w:line="360" w:lineRule="auto"/>
        <w:jc w:val="both"/>
        <w:rPr>
          <w:rFonts w:cs="Arial"/>
        </w:rPr>
        <w:pPrChange w:id="1401" w:author="aich" w:date="2014-12-08T06:13:00Z">
          <w:pPr>
            <w:spacing w:line="360" w:lineRule="auto"/>
          </w:pPr>
        </w:pPrChange>
      </w:pPr>
      <w:r w:rsidRPr="22B7A049">
        <w:rPr>
          <w:rFonts w:eastAsia="Arial" w:cs="Arial"/>
        </w:rPr>
        <w:t xml:space="preserve">Po kliknięciu w przycisk "Generuj trasę dzienną" zostajemy przeniesieni do formularza generowania tras. Jest to jeden z ważniejszych aspektów aplikacji, ponieważ dzięki niemu </w:t>
      </w:r>
      <w:r w:rsidRPr="22B7A049">
        <w:rPr>
          <w:rFonts w:eastAsia="Arial" w:cs="Arial"/>
        </w:rPr>
        <w:lastRenderedPageBreak/>
        <w:t>możemy określać bazę jak i miejsca w która mają dotrzeć przesyłki. Budowa formularza</w:t>
      </w:r>
      <w:ins w:id="1402" w:author="Speedziarz" w:date="2014-12-08T03:29:00Z">
        <w:r w:rsidR="00CF120A">
          <w:rPr>
            <w:rFonts w:eastAsia="Arial" w:cs="Arial"/>
          </w:rPr>
          <w:t xml:space="preserve">, </w:t>
        </w:r>
      </w:ins>
      <w:del w:id="1403" w:author="Speedziarz" w:date="2014-12-08T03:29:00Z">
        <w:r w:rsidRPr="22B7A049" w:rsidDel="00CF120A">
          <w:rPr>
            <w:rFonts w:eastAsia="Arial" w:cs="Arial"/>
          </w:rPr>
          <w:delText xml:space="preserve"> </w:delText>
        </w:r>
      </w:del>
      <w:r w:rsidRPr="22B7A049">
        <w:rPr>
          <w:rFonts w:eastAsia="Arial" w:cs="Arial"/>
        </w:rPr>
        <w:t>jak i opis podstawowych parametrów pól został przedstawiony na kolejnej stronie.</w:t>
      </w:r>
    </w:p>
    <w:p w14:paraId="0EBAA01F" w14:textId="77777777" w:rsidR="00041167" w:rsidRDefault="00041167">
      <w:pPr>
        <w:spacing w:line="360" w:lineRule="auto"/>
        <w:jc w:val="both"/>
        <w:rPr>
          <w:rFonts w:cs="Arial"/>
        </w:rPr>
        <w:pPrChange w:id="1404" w:author="aich" w:date="2014-12-08T06:13:00Z">
          <w:pPr>
            <w:spacing w:line="360" w:lineRule="auto"/>
          </w:pPr>
        </w:pPrChange>
      </w:pPr>
    </w:p>
    <w:p w14:paraId="59B6AAC6" w14:textId="77777777" w:rsidR="00041167" w:rsidRDefault="00041167">
      <w:pPr>
        <w:spacing w:line="360" w:lineRule="auto"/>
        <w:jc w:val="both"/>
        <w:rPr>
          <w:rFonts w:cs="Arial"/>
        </w:rPr>
        <w:pPrChange w:id="1405" w:author="aich" w:date="2014-12-08T06:13:00Z">
          <w:pPr>
            <w:spacing w:line="360" w:lineRule="auto"/>
          </w:pPr>
        </w:pPrChange>
      </w:pPr>
      <w:r>
        <w:rPr>
          <w:rFonts w:cs="Arial"/>
        </w:rPr>
        <w:br w:type="page"/>
      </w:r>
      <w:r>
        <w:rPr>
          <w:rFonts w:cs="Arial"/>
        </w:rPr>
        <w:lastRenderedPageBreak/>
        <w:t>Ustawienie bazy i punktów dostarczenia przesyłek:</w:t>
      </w:r>
    </w:p>
    <w:p w14:paraId="2FAF3E91" w14:textId="77777777" w:rsidR="00041167" w:rsidRDefault="00FE15B9">
      <w:pPr>
        <w:spacing w:line="360" w:lineRule="auto"/>
        <w:jc w:val="both"/>
        <w:rPr>
          <w:rFonts w:cs="Arial"/>
        </w:rPr>
        <w:pPrChange w:id="1406" w:author="aich" w:date="2014-12-08T06:13:00Z">
          <w:pPr>
            <w:spacing w:line="360" w:lineRule="auto"/>
          </w:pPr>
        </w:pPrChange>
      </w:pPr>
      <w:r>
        <w:rPr>
          <w:rFonts w:cs="Arial"/>
          <w:noProof/>
        </w:rPr>
        <w:drawing>
          <wp:inline distT="0" distB="0" distL="0" distR="0" wp14:anchorId="1F2C8794" wp14:editId="07777777">
            <wp:extent cx="6024880" cy="3215640"/>
            <wp:effectExtent l="0" t="0" r="0" b="0"/>
            <wp:docPr id="18" name="Picture 1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24880" cy="3215640"/>
                    </a:xfrm>
                    <a:prstGeom prst="rect">
                      <a:avLst/>
                    </a:prstGeom>
                    <a:noFill/>
                    <a:ln>
                      <a:noFill/>
                    </a:ln>
                  </pic:spPr>
                </pic:pic>
              </a:graphicData>
            </a:graphic>
          </wp:inline>
        </w:drawing>
      </w:r>
    </w:p>
    <w:p w14:paraId="4937AC42" w14:textId="77777777" w:rsidR="00041167" w:rsidRDefault="00041167">
      <w:pPr>
        <w:spacing w:line="360" w:lineRule="auto"/>
        <w:jc w:val="both"/>
        <w:rPr>
          <w:rFonts w:cs="Arial"/>
        </w:rPr>
        <w:pPrChange w:id="1407" w:author="aich" w:date="2014-12-08T06:13:00Z">
          <w:pPr>
            <w:spacing w:line="360" w:lineRule="auto"/>
          </w:pPr>
        </w:pPrChange>
      </w:pPr>
    </w:p>
    <w:p w14:paraId="790C9292" w14:textId="77777777" w:rsidR="00041167" w:rsidRDefault="00041167">
      <w:pPr>
        <w:spacing w:line="360" w:lineRule="auto"/>
        <w:jc w:val="both"/>
        <w:rPr>
          <w:rFonts w:cs="Arial"/>
        </w:rPr>
        <w:pPrChange w:id="1408" w:author="aich" w:date="2014-12-08T06:13:00Z">
          <w:pPr>
            <w:spacing w:line="360" w:lineRule="auto"/>
          </w:pPr>
        </w:pPrChange>
      </w:pPr>
      <w:r>
        <w:rPr>
          <w:rFonts w:cs="Arial"/>
        </w:rPr>
        <w:t>Ustawienie parametrów algorytmu:</w:t>
      </w:r>
    </w:p>
    <w:p w14:paraId="2F81D31B" w14:textId="77777777" w:rsidR="00041167" w:rsidRDefault="00FE15B9">
      <w:pPr>
        <w:spacing w:line="360" w:lineRule="auto"/>
        <w:jc w:val="both"/>
        <w:rPr>
          <w:rFonts w:cs="Arial"/>
        </w:rPr>
        <w:pPrChange w:id="1409" w:author="aich" w:date="2014-12-08T06:13:00Z">
          <w:pPr>
            <w:spacing w:line="360" w:lineRule="auto"/>
          </w:pPr>
        </w:pPrChange>
      </w:pPr>
      <w:r>
        <w:rPr>
          <w:rFonts w:cs="Arial"/>
          <w:noProof/>
        </w:rPr>
        <w:drawing>
          <wp:inline distT="0" distB="0" distL="0" distR="0" wp14:anchorId="1CB4BFAB" wp14:editId="07777777">
            <wp:extent cx="6024880" cy="3193415"/>
            <wp:effectExtent l="0" t="0" r="0" b="0"/>
            <wp:docPr id="19" name="Picture 1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24880" cy="3193415"/>
                    </a:xfrm>
                    <a:prstGeom prst="rect">
                      <a:avLst/>
                    </a:prstGeom>
                    <a:noFill/>
                    <a:ln>
                      <a:noFill/>
                    </a:ln>
                  </pic:spPr>
                </pic:pic>
              </a:graphicData>
            </a:graphic>
          </wp:inline>
        </w:drawing>
      </w:r>
    </w:p>
    <w:p w14:paraId="00F74E8C" w14:textId="77777777" w:rsidR="00041167" w:rsidRDefault="00041167">
      <w:pPr>
        <w:spacing w:line="360" w:lineRule="auto"/>
        <w:jc w:val="both"/>
        <w:rPr>
          <w:rFonts w:cs="Arial"/>
        </w:rPr>
        <w:pPrChange w:id="1410" w:author="aich" w:date="2014-12-08T06:13:00Z">
          <w:pPr>
            <w:spacing w:line="360" w:lineRule="auto"/>
          </w:pPr>
        </w:pPrChange>
      </w:pPr>
      <w:r>
        <w:rPr>
          <w:rFonts w:cs="Arial"/>
        </w:rPr>
        <w:t>Najważniejsze cechy powyższego formularza:</w:t>
      </w:r>
    </w:p>
    <w:p w14:paraId="75AE1FED" w14:textId="77777777" w:rsidR="00041167" w:rsidRDefault="22B7A049">
      <w:pPr>
        <w:numPr>
          <w:ilvl w:val="0"/>
          <w:numId w:val="35"/>
        </w:numPr>
        <w:spacing w:line="360" w:lineRule="auto"/>
        <w:jc w:val="both"/>
        <w:rPr>
          <w:rFonts w:cs="Arial"/>
        </w:rPr>
        <w:pPrChange w:id="1411" w:author="aich" w:date="2014-12-08T06:13:00Z">
          <w:pPr>
            <w:numPr>
              <w:numId w:val="35"/>
            </w:numPr>
            <w:spacing w:line="360" w:lineRule="auto"/>
            <w:ind w:left="360" w:hanging="360"/>
          </w:pPr>
        </w:pPrChange>
      </w:pPr>
      <w:r w:rsidRPr="22B7A049">
        <w:rPr>
          <w:rFonts w:eastAsia="Arial" w:cs="Arial"/>
        </w:rPr>
        <w:t>Pola data i kierowca pozwalają zmienić wcześniej wybrane dane</w:t>
      </w:r>
    </w:p>
    <w:p w14:paraId="72CC06EB" w14:textId="77777777" w:rsidR="00922979" w:rsidRDefault="00922979">
      <w:pPr>
        <w:numPr>
          <w:ilvl w:val="0"/>
          <w:numId w:val="35"/>
        </w:numPr>
        <w:spacing w:line="360" w:lineRule="auto"/>
        <w:jc w:val="both"/>
        <w:rPr>
          <w:rFonts w:cs="Arial"/>
        </w:rPr>
        <w:pPrChange w:id="1412" w:author="aich" w:date="2014-12-08T06:13:00Z">
          <w:pPr>
            <w:numPr>
              <w:numId w:val="35"/>
            </w:numPr>
            <w:spacing w:line="360" w:lineRule="auto"/>
            <w:ind w:left="360" w:hanging="360"/>
          </w:pPr>
        </w:pPrChange>
      </w:pPr>
      <w:r>
        <w:rPr>
          <w:rFonts w:cs="Arial"/>
        </w:rPr>
        <w:t>Adres bazy określa miejsce naszego magazynu</w:t>
      </w:r>
    </w:p>
    <w:p w14:paraId="47392921" w14:textId="77777777" w:rsidR="00922979" w:rsidRDefault="22B7A049">
      <w:pPr>
        <w:numPr>
          <w:ilvl w:val="0"/>
          <w:numId w:val="35"/>
        </w:numPr>
        <w:spacing w:line="360" w:lineRule="auto"/>
        <w:jc w:val="both"/>
        <w:rPr>
          <w:rFonts w:cs="Arial"/>
        </w:rPr>
        <w:pPrChange w:id="1413" w:author="aich" w:date="2014-12-08T06:13:00Z">
          <w:pPr>
            <w:numPr>
              <w:numId w:val="35"/>
            </w:numPr>
            <w:spacing w:line="360" w:lineRule="auto"/>
            <w:ind w:left="360" w:hanging="360"/>
          </w:pPr>
        </w:pPrChange>
      </w:pPr>
      <w:r w:rsidRPr="22B7A049">
        <w:rPr>
          <w:rFonts w:eastAsia="Arial" w:cs="Arial"/>
        </w:rPr>
        <w:t>Przesyłki identyfikowane na podstawie numeru jak i adresu. Adres pobierany z GoogleMaps API w przypadku poprawnego załadowania adresu, wizualizacja miejsca na małej mapie</w:t>
      </w:r>
    </w:p>
    <w:p w14:paraId="243DBE70" w14:textId="77777777" w:rsidR="00922979" w:rsidRDefault="22B7A049">
      <w:pPr>
        <w:numPr>
          <w:ilvl w:val="0"/>
          <w:numId w:val="35"/>
        </w:numPr>
        <w:spacing w:line="360" w:lineRule="auto"/>
        <w:jc w:val="both"/>
        <w:rPr>
          <w:rFonts w:cs="Arial"/>
        </w:rPr>
        <w:pPrChange w:id="1414" w:author="aich" w:date="2014-12-08T06:13:00Z">
          <w:pPr>
            <w:numPr>
              <w:numId w:val="35"/>
            </w:numPr>
            <w:spacing w:line="360" w:lineRule="auto"/>
            <w:ind w:left="360" w:hanging="360"/>
          </w:pPr>
        </w:pPrChange>
      </w:pPr>
      <w:r w:rsidRPr="22B7A049">
        <w:rPr>
          <w:rFonts w:eastAsia="Arial" w:cs="Arial"/>
        </w:rPr>
        <w:t>Przyciski dodaj i usuń za pomocą których można regulować ilość przesyłek</w:t>
      </w:r>
    </w:p>
    <w:p w14:paraId="53D15551" w14:textId="77777777" w:rsidR="00922979" w:rsidRDefault="00922979">
      <w:pPr>
        <w:numPr>
          <w:ilvl w:val="0"/>
          <w:numId w:val="35"/>
        </w:numPr>
        <w:spacing w:line="360" w:lineRule="auto"/>
        <w:jc w:val="both"/>
        <w:rPr>
          <w:rFonts w:cs="Arial"/>
        </w:rPr>
        <w:pPrChange w:id="1415" w:author="aich" w:date="2014-12-08T06:13:00Z">
          <w:pPr>
            <w:numPr>
              <w:numId w:val="35"/>
            </w:numPr>
            <w:spacing w:line="360" w:lineRule="auto"/>
            <w:ind w:left="360" w:hanging="360"/>
          </w:pPr>
        </w:pPrChange>
      </w:pPr>
      <w:r>
        <w:rPr>
          <w:rFonts w:cs="Arial"/>
        </w:rPr>
        <w:t>Parametry algorytmu na podstawie których zostanie wygenerowana trasa</w:t>
      </w:r>
    </w:p>
    <w:p w14:paraId="761F4790" w14:textId="77777777" w:rsidR="00922979" w:rsidRDefault="22B7A049">
      <w:pPr>
        <w:numPr>
          <w:ilvl w:val="0"/>
          <w:numId w:val="35"/>
        </w:numPr>
        <w:spacing w:line="360" w:lineRule="auto"/>
        <w:jc w:val="both"/>
        <w:rPr>
          <w:rFonts w:cs="Arial"/>
        </w:rPr>
        <w:pPrChange w:id="1416" w:author="aich" w:date="2014-12-08T06:13:00Z">
          <w:pPr>
            <w:numPr>
              <w:numId w:val="35"/>
            </w:numPr>
            <w:spacing w:line="360" w:lineRule="auto"/>
            <w:ind w:left="360" w:hanging="360"/>
          </w:pPr>
        </w:pPrChange>
      </w:pPr>
      <w:r w:rsidRPr="22B7A049">
        <w:rPr>
          <w:rFonts w:eastAsia="Arial" w:cs="Arial"/>
        </w:rPr>
        <w:lastRenderedPageBreak/>
        <w:t>Przycisk „Wygeneruj trasę” który generuje trasę i przenosi nas do widoku trasy.</w:t>
      </w:r>
    </w:p>
    <w:p w14:paraId="31F63429" w14:textId="77777777" w:rsidR="00552BA3" w:rsidRDefault="00552BA3">
      <w:pPr>
        <w:spacing w:line="360" w:lineRule="auto"/>
        <w:jc w:val="both"/>
        <w:rPr>
          <w:rFonts w:cs="Arial"/>
        </w:rPr>
        <w:pPrChange w:id="1417" w:author="aich" w:date="2014-12-08T06:13:00Z">
          <w:pPr>
            <w:spacing w:line="360" w:lineRule="auto"/>
          </w:pPr>
        </w:pPrChange>
      </w:pPr>
    </w:p>
    <w:p w14:paraId="12A93741" w14:textId="77777777" w:rsidR="00552BA3" w:rsidRDefault="00552BA3">
      <w:pPr>
        <w:spacing w:line="360" w:lineRule="auto"/>
        <w:jc w:val="both"/>
        <w:rPr>
          <w:rFonts w:cs="Arial"/>
        </w:rPr>
        <w:pPrChange w:id="1418" w:author="aich" w:date="2014-12-08T06:13:00Z">
          <w:pPr>
            <w:spacing w:line="360" w:lineRule="auto"/>
          </w:pPr>
        </w:pPrChange>
      </w:pPr>
      <w:r>
        <w:rPr>
          <w:rFonts w:cs="Arial"/>
        </w:rPr>
        <w:br w:type="page"/>
      </w:r>
      <w:r>
        <w:rPr>
          <w:rFonts w:cs="Arial"/>
        </w:rPr>
        <w:lastRenderedPageBreak/>
        <w:t>Widok wygenerowanej trasy prezentuje się następująco :</w:t>
      </w:r>
    </w:p>
    <w:p w14:paraId="113A4AF1" w14:textId="77777777" w:rsidR="00EE1866" w:rsidRDefault="00FE15B9">
      <w:pPr>
        <w:spacing w:line="360" w:lineRule="auto"/>
        <w:jc w:val="both"/>
        <w:rPr>
          <w:rFonts w:cs="Arial"/>
        </w:rPr>
        <w:pPrChange w:id="1419" w:author="aich" w:date="2014-12-08T06:13:00Z">
          <w:pPr>
            <w:spacing w:line="360" w:lineRule="auto"/>
          </w:pPr>
        </w:pPrChange>
      </w:pPr>
      <w:r>
        <w:rPr>
          <w:rFonts w:cs="Arial"/>
          <w:noProof/>
        </w:rPr>
        <w:drawing>
          <wp:inline distT="0" distB="0" distL="0" distR="0" wp14:anchorId="2556AC80" wp14:editId="07777777">
            <wp:extent cx="6024880" cy="3202305"/>
            <wp:effectExtent l="0" t="0" r="0" b="0"/>
            <wp:docPr id="20" name="Picture 2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69C2208C" w14:textId="77777777" w:rsidR="00EE1866" w:rsidRDefault="00EE1866">
      <w:pPr>
        <w:spacing w:line="360" w:lineRule="auto"/>
        <w:jc w:val="both"/>
        <w:rPr>
          <w:rFonts w:cs="Arial"/>
        </w:rPr>
        <w:pPrChange w:id="1420" w:author="aich" w:date="2014-12-08T06:13:00Z">
          <w:pPr>
            <w:spacing w:line="360" w:lineRule="auto"/>
          </w:pPr>
        </w:pPrChange>
      </w:pPr>
      <w:r>
        <w:rPr>
          <w:rFonts w:cs="Arial"/>
        </w:rPr>
        <w:t>Mapa przedstawia wygenerowaną trasę dla pewnej ilości punktów. Mamy możliwość edycji trasy, oraz usunięcia wygenerowanej trasy. Kolejne punkty przejazdu są oznaczane kolejnymi literami alfabetu. Punkt startowy A zawsze się pokrywa z ostatnim punktem na mapie w tym przypadku K (ponieważ musimy wrócić do bazy, co jest raczej oczywistym powodem).</w:t>
      </w:r>
    </w:p>
    <w:p w14:paraId="46BC5383" w14:textId="77777777" w:rsidR="00EE1866" w:rsidRDefault="00EE1866">
      <w:pPr>
        <w:spacing w:line="360" w:lineRule="auto"/>
        <w:jc w:val="both"/>
        <w:rPr>
          <w:rFonts w:cs="Arial"/>
        </w:rPr>
        <w:pPrChange w:id="1421" w:author="aich" w:date="2014-12-08T06:13:00Z">
          <w:pPr>
            <w:spacing w:line="360" w:lineRule="auto"/>
          </w:pPr>
        </w:pPrChange>
      </w:pPr>
      <w:r>
        <w:rPr>
          <w:rFonts w:cs="Arial"/>
        </w:rPr>
        <w:t>Widok wszystkich punktów na mapie, wygenerowanych w postaci obrazka:</w:t>
      </w:r>
    </w:p>
    <w:p w14:paraId="273187B8" w14:textId="77777777" w:rsidR="00EE1866" w:rsidRDefault="00FE15B9">
      <w:pPr>
        <w:spacing w:line="360" w:lineRule="auto"/>
        <w:jc w:val="both"/>
        <w:rPr>
          <w:rFonts w:cs="Arial"/>
        </w:rPr>
        <w:pPrChange w:id="1422" w:author="aich" w:date="2014-12-08T06:13:00Z">
          <w:pPr>
            <w:spacing w:line="360" w:lineRule="auto"/>
          </w:pPr>
        </w:pPrChange>
      </w:pPr>
      <w:r>
        <w:rPr>
          <w:rFonts w:cs="Arial"/>
          <w:noProof/>
        </w:rPr>
        <w:drawing>
          <wp:inline distT="0" distB="0" distL="0" distR="0" wp14:anchorId="02B70CE2" wp14:editId="07777777">
            <wp:extent cx="6024880" cy="3202305"/>
            <wp:effectExtent l="0" t="0" r="0" b="0"/>
            <wp:docPr id="21" name="Picture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24880" cy="3202305"/>
                    </a:xfrm>
                    <a:prstGeom prst="rect">
                      <a:avLst/>
                    </a:prstGeom>
                    <a:noFill/>
                    <a:ln>
                      <a:noFill/>
                    </a:ln>
                  </pic:spPr>
                </pic:pic>
              </a:graphicData>
            </a:graphic>
          </wp:inline>
        </w:drawing>
      </w:r>
    </w:p>
    <w:p w14:paraId="4253BF38" w14:textId="77777777" w:rsidR="00EE1866" w:rsidRDefault="00EE1866">
      <w:pPr>
        <w:spacing w:line="360" w:lineRule="auto"/>
        <w:jc w:val="both"/>
        <w:rPr>
          <w:rFonts w:cs="Arial"/>
        </w:rPr>
        <w:pPrChange w:id="1423" w:author="aich" w:date="2014-12-08T06:13:00Z">
          <w:pPr>
            <w:spacing w:line="360" w:lineRule="auto"/>
          </w:pPr>
        </w:pPrChange>
      </w:pPr>
    </w:p>
    <w:p w14:paraId="199F8359" w14:textId="77777777" w:rsidR="00EE1866" w:rsidRPr="00E35640" w:rsidRDefault="22B7A049">
      <w:pPr>
        <w:spacing w:line="360" w:lineRule="auto"/>
        <w:jc w:val="both"/>
        <w:rPr>
          <w:rFonts w:cs="Arial"/>
        </w:rPr>
        <w:pPrChange w:id="1424" w:author="aich" w:date="2014-12-08T06:13:00Z">
          <w:pPr>
            <w:spacing w:line="360" w:lineRule="auto"/>
          </w:pPr>
        </w:pPrChange>
      </w:pPr>
      <w:r w:rsidRPr="22B7A049">
        <w:rPr>
          <w:rFonts w:eastAsia="Arial" w:cs="Arial"/>
        </w:rPr>
        <w:t xml:space="preserve">Widok ten nie zawiera trasy przejazdu, ale wyświetla wszystkie punkty na mapie, spinając je w wielobok. Wielobok ten obrazuje dosyć dobrze optymalną kolejność odwiedzania kolejnych adresów punktów doręczenia przesyłek i jest uboższą alternatywą wizualizacji trasy dla tych użytkowników którzy mają wyłączony JavaScript w przeglądarce. Więc alternatywnym </w:t>
      </w:r>
      <w:r w:rsidRPr="22B7A049">
        <w:rPr>
          <w:rFonts w:eastAsia="Arial" w:cs="Arial"/>
        </w:rPr>
        <w:lastRenderedPageBreak/>
        <w:t>rozwiązaniem rozwozu przesyłek mogło by być dostarczenie ich według obwodu wieloboku – tak jak przedstawiono to na rysunku powyżej.</w:t>
      </w:r>
    </w:p>
    <w:p w14:paraId="7479D3E5" w14:textId="77777777" w:rsidR="007C7842" w:rsidRPr="00863830" w:rsidRDefault="007C7842">
      <w:pPr>
        <w:pStyle w:val="Nagwek1"/>
        <w:jc w:val="both"/>
        <w:pPrChange w:id="1425" w:author="aich" w:date="2014-12-08T06:13:00Z">
          <w:pPr>
            <w:numPr>
              <w:numId w:val="34"/>
            </w:numPr>
            <w:spacing w:line="360" w:lineRule="auto"/>
            <w:ind w:left="360" w:hanging="360"/>
          </w:pPr>
        </w:pPrChange>
      </w:pPr>
      <w:r w:rsidRPr="00863830">
        <w:br w:type="page"/>
      </w:r>
      <w:bookmarkStart w:id="1426" w:name="_Toc405759391"/>
      <w:r w:rsidRPr="00863830">
        <w:lastRenderedPageBreak/>
        <w:t>Dokumentacja procesowa</w:t>
      </w:r>
      <w:bookmarkEnd w:id="1426"/>
    </w:p>
    <w:p w14:paraId="4648C9B8" w14:textId="77777777" w:rsidR="002A6CF6" w:rsidRDefault="002A6CF6">
      <w:pPr>
        <w:spacing w:line="360" w:lineRule="auto"/>
        <w:jc w:val="both"/>
        <w:rPr>
          <w:rFonts w:cs="Arial"/>
        </w:rPr>
        <w:pPrChange w:id="1427" w:author="aich" w:date="2014-12-08T06:13:00Z">
          <w:pPr>
            <w:spacing w:line="360" w:lineRule="auto"/>
          </w:pPr>
        </w:pPrChange>
      </w:pPr>
    </w:p>
    <w:p w14:paraId="39CA355F" w14:textId="77777777" w:rsidR="002A6CF6" w:rsidRDefault="002A6CF6">
      <w:pPr>
        <w:spacing w:line="360" w:lineRule="auto"/>
        <w:ind w:firstLine="708"/>
        <w:jc w:val="both"/>
        <w:rPr>
          <w:rFonts w:cs="Arial"/>
        </w:rPr>
        <w:pPrChange w:id="1428" w:author="aich" w:date="2014-12-08T06:13:00Z">
          <w:pPr>
            <w:spacing w:line="360" w:lineRule="auto"/>
            <w:ind w:firstLine="708"/>
          </w:pPr>
        </w:pPrChange>
      </w:pPr>
      <w:r>
        <w:rPr>
          <w:rFonts w:cs="Arial"/>
        </w:rPr>
        <w:t xml:space="preserve">Poniższy rozdział przedstawia wszystkie procesy wykonane w ramach powstawania owego systemu. W tym rozdziale przedstawiono dokładny harmonogram prac wykonanych podczas wytwarzania oprogramowania oraz wszystkich pokrewnych produktów. Przedstawiono infrastrukturę projektu, potencjalnych użytkowników oraz przykładowe scenariusze użycia. </w:t>
      </w:r>
    </w:p>
    <w:p w14:paraId="4211A8F8" w14:textId="77777777" w:rsidR="002A6CF6" w:rsidRDefault="002A6CF6">
      <w:pPr>
        <w:spacing w:line="360" w:lineRule="auto"/>
        <w:jc w:val="both"/>
        <w:rPr>
          <w:rFonts w:cs="Arial"/>
        </w:rPr>
        <w:pPrChange w:id="1429" w:author="aich" w:date="2014-12-08T06:13:00Z">
          <w:pPr>
            <w:spacing w:line="360" w:lineRule="auto"/>
          </w:pPr>
        </w:pPrChange>
      </w:pPr>
    </w:p>
    <w:p w14:paraId="36BA36DB" w14:textId="77777777" w:rsidR="00FB3A23" w:rsidRPr="0095209D" w:rsidRDefault="002A6CF6">
      <w:pPr>
        <w:pStyle w:val="Nagwek2"/>
        <w:jc w:val="both"/>
        <w:pPrChange w:id="1430" w:author="aich" w:date="2014-12-08T06:13:00Z">
          <w:pPr>
            <w:spacing w:line="360" w:lineRule="auto"/>
          </w:pPr>
        </w:pPrChange>
      </w:pPr>
      <w:bookmarkStart w:id="1431" w:name="_Toc405759392"/>
      <w:del w:id="1432" w:author="Speedziarz" w:date="2014-12-07T23:31:00Z">
        <w:r w:rsidRPr="0095209D" w:rsidDel="00150F61">
          <w:delText xml:space="preserve">3.1 </w:delText>
        </w:r>
      </w:del>
      <w:r w:rsidRPr="0095209D">
        <w:t>Product</w:t>
      </w:r>
      <w:r w:rsidR="00420A60">
        <w:t xml:space="preserve"> </w:t>
      </w:r>
      <w:r w:rsidRPr="0095209D">
        <w:t>backlog i opis infrastruktury projektu</w:t>
      </w:r>
      <w:bookmarkEnd w:id="1431"/>
    </w:p>
    <w:p w14:paraId="04706487" w14:textId="77777777" w:rsidR="00FB3A23" w:rsidRPr="008A2EE9" w:rsidRDefault="00FB3A23">
      <w:pPr>
        <w:pStyle w:val="Nagwek3"/>
        <w:jc w:val="both"/>
        <w:pPrChange w:id="1433" w:author="aich" w:date="2014-12-08T06:13:00Z">
          <w:pPr>
            <w:numPr>
              <w:numId w:val="4"/>
            </w:numPr>
            <w:spacing w:line="360" w:lineRule="auto"/>
            <w:ind w:left="720" w:hanging="360"/>
          </w:pPr>
        </w:pPrChange>
      </w:pPr>
      <w:bookmarkStart w:id="1434" w:name="_Toc405759393"/>
      <w:r w:rsidRPr="008A2EE9">
        <w:t>Cel Systemu</w:t>
      </w:r>
      <w:bookmarkEnd w:id="1434"/>
    </w:p>
    <w:p w14:paraId="68AE2073" w14:textId="77777777" w:rsidR="00FB3A23" w:rsidRDefault="00FB3A23">
      <w:pPr>
        <w:spacing w:line="360" w:lineRule="auto"/>
        <w:jc w:val="both"/>
        <w:rPr>
          <w:rFonts w:cs="Arial"/>
        </w:rPr>
        <w:pPrChange w:id="1435" w:author="aich" w:date="2014-12-08T06:13:00Z">
          <w:pPr>
            <w:spacing w:line="360" w:lineRule="auto"/>
          </w:pPr>
        </w:pPrChange>
      </w:pPr>
      <w:r>
        <w:rPr>
          <w:rFonts w:cs="Arial"/>
        </w:rPr>
        <w:t>System ma za zadanie wspierać kierowców firmy logistycznej w generowaniu optymalnych tras przejazdu na podstawie zadanych kryteriów: czas, koszt, odległość. Dzięki naszemu rozwiązaniu, nasz klient będzie mógł zmniejszyć koszty zarządzania flotą pojazdów i zoptymalizować pracę swoich kierowców.</w:t>
      </w:r>
    </w:p>
    <w:p w14:paraId="28A794B0" w14:textId="77777777" w:rsidR="00FB3A23" w:rsidRPr="008A2EE9" w:rsidRDefault="00FB3A23">
      <w:pPr>
        <w:pStyle w:val="Nagwek3"/>
        <w:jc w:val="both"/>
        <w:pPrChange w:id="1436" w:author="aich" w:date="2014-12-08T06:13:00Z">
          <w:pPr>
            <w:numPr>
              <w:numId w:val="4"/>
            </w:numPr>
            <w:spacing w:line="360" w:lineRule="auto"/>
            <w:ind w:left="720" w:hanging="360"/>
          </w:pPr>
        </w:pPrChange>
      </w:pPr>
      <w:bookmarkStart w:id="1437" w:name="_Toc405759394"/>
      <w:r w:rsidRPr="008A2EE9">
        <w:t>Kontekst systemu</w:t>
      </w:r>
      <w:bookmarkEnd w:id="1437"/>
    </w:p>
    <w:p w14:paraId="7AA1AE54" w14:textId="77777777" w:rsidR="00FB3A23" w:rsidRPr="008A2EE9" w:rsidRDefault="00FB3A23">
      <w:pPr>
        <w:spacing w:line="360" w:lineRule="auto"/>
        <w:jc w:val="both"/>
        <w:rPr>
          <w:rFonts w:cs="Arial"/>
          <w:b/>
        </w:rPr>
        <w:pPrChange w:id="1438" w:author="aich" w:date="2014-12-08T06:13:00Z">
          <w:pPr>
            <w:spacing w:line="360" w:lineRule="auto"/>
          </w:pPr>
        </w:pPrChange>
      </w:pPr>
      <w:r w:rsidRPr="008A2EE9">
        <w:rPr>
          <w:rFonts w:cs="Arial"/>
          <w:b/>
        </w:rPr>
        <w:t>Udziałowcy:</w:t>
      </w:r>
    </w:p>
    <w:p w14:paraId="21FEEBF3" w14:textId="77777777" w:rsidR="009B0B7E" w:rsidRDefault="009B0B7E">
      <w:pPr>
        <w:numPr>
          <w:ilvl w:val="0"/>
          <w:numId w:val="5"/>
        </w:numPr>
        <w:spacing w:line="360" w:lineRule="auto"/>
        <w:jc w:val="both"/>
        <w:pPrChange w:id="1439" w:author="aich" w:date="2014-12-08T06:13:00Z">
          <w:pPr>
            <w:numPr>
              <w:numId w:val="5"/>
            </w:numPr>
            <w:spacing w:line="360" w:lineRule="auto"/>
            <w:ind w:left="720" w:hanging="360"/>
          </w:pPr>
        </w:pPrChange>
      </w:pPr>
      <w:r w:rsidRPr="00150F61">
        <w:rPr>
          <w:rFonts w:cs="Arial"/>
          <w:b/>
          <w:u w:val="single"/>
          <w:rPrChange w:id="1440" w:author="Speedziarz" w:date="2014-12-07T23:32:00Z">
            <w:rPr>
              <w:rFonts w:cs="Arial"/>
              <w:sz w:val="24"/>
              <w:szCs w:val="24"/>
              <w:u w:val="single"/>
            </w:rPr>
          </w:rPrChange>
        </w:rPr>
        <w:t>Administrator</w:t>
      </w:r>
      <w:r>
        <w:t xml:space="preserve"> – jego rolą będzie zarządzanie systemem, oraz odpowiedną konfiguracją użytkowników. Główne zadania na tym stanowisku to zarządzanie użytkownikami – nadawanie im konkretnych uprawnień, dodawanie nowych kierowców. System może posiadać więcej niż jednego administratora.</w:t>
      </w:r>
    </w:p>
    <w:p w14:paraId="73B3B563" w14:textId="77777777" w:rsidR="009B0B7E" w:rsidRDefault="22B7A049">
      <w:pPr>
        <w:numPr>
          <w:ilvl w:val="0"/>
          <w:numId w:val="5"/>
        </w:numPr>
        <w:spacing w:line="360" w:lineRule="auto"/>
        <w:jc w:val="both"/>
        <w:pPrChange w:id="1441" w:author="aich" w:date="2014-12-08T06:13:00Z">
          <w:pPr>
            <w:numPr>
              <w:numId w:val="5"/>
            </w:numPr>
            <w:spacing w:line="360" w:lineRule="auto"/>
            <w:ind w:left="720" w:hanging="360"/>
          </w:pPr>
        </w:pPrChange>
      </w:pPr>
      <w:r w:rsidRPr="00150F61">
        <w:rPr>
          <w:rFonts w:eastAsia="Arial" w:cs="Arial"/>
          <w:b/>
          <w:u w:val="single"/>
          <w:rPrChange w:id="1442" w:author="Speedziarz" w:date="2014-12-07T23:32:00Z">
            <w:rPr>
              <w:rFonts w:eastAsia="Arial" w:cs="Arial"/>
              <w:sz w:val="24"/>
              <w:szCs w:val="24"/>
              <w:u w:val="single"/>
            </w:rPr>
          </w:rPrChange>
        </w:rPr>
        <w:t>Kierowca</w:t>
      </w:r>
      <w:r w:rsidRPr="22B7A049">
        <w:rPr>
          <w:rFonts w:eastAsia="Arial"/>
        </w:rPr>
        <w:t xml:space="preserve"> – główny użytkownik naszego systemu. Może przeglądać trasy przypisane mu przez pracownika na konkretne dni. Ma również opcję wydrukowania trasy którą ma zrealizować konkretnego dnia.</w:t>
      </w:r>
    </w:p>
    <w:p w14:paraId="30C640A5" w14:textId="77777777" w:rsidR="0054569C" w:rsidRDefault="22B7A049">
      <w:pPr>
        <w:numPr>
          <w:ilvl w:val="0"/>
          <w:numId w:val="5"/>
        </w:numPr>
        <w:spacing w:line="360" w:lineRule="auto"/>
        <w:jc w:val="both"/>
        <w:pPrChange w:id="1443" w:author="aich" w:date="2014-12-08T06:13:00Z">
          <w:pPr>
            <w:numPr>
              <w:numId w:val="5"/>
            </w:numPr>
            <w:spacing w:line="360" w:lineRule="auto"/>
            <w:ind w:left="720" w:hanging="360"/>
          </w:pPr>
        </w:pPrChange>
      </w:pPr>
      <w:r w:rsidRPr="00150F61">
        <w:rPr>
          <w:rFonts w:eastAsia="Arial" w:cs="Arial"/>
          <w:b/>
          <w:u w:val="single"/>
          <w:rPrChange w:id="1444" w:author="Speedziarz" w:date="2014-12-07T23:32:00Z">
            <w:rPr>
              <w:rFonts w:eastAsia="Arial" w:cs="Arial"/>
              <w:sz w:val="24"/>
              <w:szCs w:val="24"/>
            </w:rPr>
          </w:rPrChange>
        </w:rPr>
        <w:t>Pracownik</w:t>
      </w:r>
      <w:r w:rsidRPr="22B7A049">
        <w:rPr>
          <w:rFonts w:eastAsia="Arial"/>
        </w:rPr>
        <w:t xml:space="preserve"> – </w:t>
      </w:r>
      <w:r w:rsidRPr="00DD338A">
        <w:rPr>
          <w:rFonts w:eastAsia="Arial"/>
        </w:rPr>
        <w:t>osoba która zarządza kierowcami, wyznac</w:t>
      </w:r>
      <w:r w:rsidRPr="00107A8E">
        <w:rPr>
          <w:rFonts w:eastAsia="Arial"/>
        </w:rPr>
        <w:t xml:space="preserve">za im trasy na poszczególne dni. </w:t>
      </w:r>
      <w:r w:rsidRPr="00150F61">
        <w:rPr>
          <w:rFonts w:eastAsia="Arial" w:cs="Arial"/>
          <w:rPrChange w:id="1445" w:author="Speedziarz" w:date="2014-12-07T23:32:00Z">
            <w:rPr>
              <w:rFonts w:eastAsia="Arial" w:cs="Arial"/>
              <w:sz w:val="22"/>
              <w:szCs w:val="22"/>
            </w:rPr>
          </w:rPrChange>
        </w:rPr>
        <w:t>Może wygenerować kierowcy trasę dzienną na podstawie punktów w które musi dostarczyć przesyłki.</w:t>
      </w:r>
      <w:r w:rsidRPr="00DD338A">
        <w:rPr>
          <w:rFonts w:eastAsia="Arial"/>
        </w:rPr>
        <w:t xml:space="preserve"> Może dodać odpowiednią notatkę dla kierowcy do trasy</w:t>
      </w:r>
      <w:r w:rsidRPr="22B7A049">
        <w:rPr>
          <w:rFonts w:eastAsia="Arial"/>
        </w:rPr>
        <w:t>.</w:t>
      </w:r>
    </w:p>
    <w:p w14:paraId="2E74A38F" w14:textId="77777777" w:rsidR="00D07CBC" w:rsidRDefault="00D07CBC">
      <w:pPr>
        <w:spacing w:line="360" w:lineRule="auto"/>
        <w:jc w:val="both"/>
        <w:rPr>
          <w:rFonts w:cs="Arial"/>
        </w:rPr>
        <w:pPrChange w:id="1446" w:author="aich" w:date="2014-12-08T06:13:00Z">
          <w:pPr>
            <w:spacing w:line="360" w:lineRule="auto"/>
          </w:pPr>
        </w:pPrChange>
      </w:pPr>
    </w:p>
    <w:p w14:paraId="5BD27375" w14:textId="77777777" w:rsidR="00D07CBC" w:rsidRPr="00D07CBC" w:rsidRDefault="00D07CBC">
      <w:pPr>
        <w:pStyle w:val="Nagwek3"/>
        <w:jc w:val="both"/>
        <w:pPrChange w:id="1447" w:author="aich" w:date="2014-12-08T06:13:00Z">
          <w:pPr>
            <w:numPr>
              <w:numId w:val="29"/>
            </w:numPr>
            <w:spacing w:line="360" w:lineRule="auto"/>
            <w:ind w:left="720" w:hanging="360"/>
          </w:pPr>
        </w:pPrChange>
      </w:pPr>
      <w:bookmarkStart w:id="1448" w:name="_Toc405759395"/>
      <w:r w:rsidRPr="00D07CBC">
        <w:t>Wymagania funkcjonalne</w:t>
      </w:r>
      <w:bookmarkEnd w:id="1448"/>
    </w:p>
    <w:p w14:paraId="1CDFE925" w14:textId="77777777" w:rsidR="00D07CBC" w:rsidRPr="00D07CBC" w:rsidRDefault="00D07CBC">
      <w:pPr>
        <w:spacing w:line="360" w:lineRule="auto"/>
        <w:ind w:firstLine="360"/>
        <w:jc w:val="both"/>
        <w:rPr>
          <w:rFonts w:cs="Arial"/>
        </w:rPr>
        <w:pPrChange w:id="1449" w:author="aich" w:date="2014-12-08T06:13:00Z">
          <w:pPr>
            <w:spacing w:line="360" w:lineRule="auto"/>
            <w:ind w:firstLine="360"/>
          </w:pPr>
        </w:pPrChange>
      </w:pPr>
      <w:r w:rsidRPr="00D07CBC">
        <w:rPr>
          <w:rFonts w:cs="Arial"/>
          <w:color w:val="000000"/>
        </w:rPr>
        <w:t xml:space="preserve">Opracowywany system będzie używany w sposób ciągły przez różnych użytkowników. </w:t>
      </w:r>
      <w:r>
        <w:rPr>
          <w:rFonts w:cs="Arial"/>
          <w:color w:val="000000"/>
        </w:rPr>
        <w:t>Odbiorca</w:t>
      </w:r>
      <w:r w:rsidRPr="00D07CBC">
        <w:rPr>
          <w:rFonts w:cs="Arial"/>
          <w:color w:val="000000"/>
        </w:rPr>
        <w:t xml:space="preserve"> chce wydzielenia trzech grup użytkowników – kierowników, pracowników oraz kierowców.</w:t>
      </w:r>
    </w:p>
    <w:p w14:paraId="477F83B7" w14:textId="77777777" w:rsidR="00D07CBC" w:rsidRPr="00D07CBC" w:rsidRDefault="00D07CBC">
      <w:pPr>
        <w:spacing w:line="360" w:lineRule="auto"/>
        <w:ind w:firstLine="708"/>
        <w:jc w:val="both"/>
        <w:rPr>
          <w:rFonts w:cs="Arial"/>
        </w:rPr>
        <w:pPrChange w:id="1450" w:author="aich" w:date="2014-12-08T06:13:00Z">
          <w:pPr>
            <w:spacing w:line="360" w:lineRule="auto"/>
            <w:ind w:firstLine="708"/>
          </w:pPr>
        </w:pPrChange>
      </w:pPr>
      <w:r w:rsidRPr="00D07CBC">
        <w:rPr>
          <w:rFonts w:cs="Arial"/>
          <w:color w:val="000000"/>
        </w:rPr>
        <w:t xml:space="preserve">Kierownicy to grupa użytkowników systemu zajmująca się zarządzaniem kontami użytkowników systemu. Jako jedyni mają oni uprawnienia tworzenia, modyfikacji czy też usuwania użytkowników. Ze względu na politykę bezpieczeństwa kierownicy powinni mieć również możliwość czasowego blokowania kont użytkowników. Kierownicy posiadają również uprawnienia przydzielania kurierów do pracowników, co pozwala na zorganizowanie pracy i </w:t>
      </w:r>
      <w:r w:rsidRPr="00D07CBC">
        <w:rPr>
          <w:rFonts w:cs="Arial"/>
          <w:color w:val="000000"/>
        </w:rPr>
        <w:lastRenderedPageBreak/>
        <w:t>ograniczenie uprawnień dostępu pracowników do informacji. Dzięki temu pracownicy mogą generować i modyfikować trasy dzienne tylko dla tych kierowców z którymi współpracują.</w:t>
      </w:r>
    </w:p>
    <w:p w14:paraId="33D65AC0" w14:textId="77777777" w:rsidR="00D07CBC" w:rsidRPr="00D07CBC" w:rsidRDefault="00D07CBC">
      <w:pPr>
        <w:spacing w:line="360" w:lineRule="auto"/>
        <w:ind w:firstLine="360"/>
        <w:jc w:val="both"/>
        <w:rPr>
          <w:rFonts w:cs="Arial"/>
        </w:rPr>
        <w:pPrChange w:id="1451" w:author="aich" w:date="2014-12-08T06:13:00Z">
          <w:pPr>
            <w:spacing w:line="360" w:lineRule="auto"/>
            <w:ind w:firstLine="360"/>
          </w:pPr>
        </w:pPrChange>
      </w:pPr>
      <w:r w:rsidRPr="00D07CBC">
        <w:rPr>
          <w:rFonts w:cs="Arial"/>
          <w:color w:val="000000"/>
        </w:rPr>
        <w:t xml:space="preserve">Pracownicy firmy mają mieć możliwość generowania tras dziennych dla kierowców. Generowanie ma się odbywać w prosty sposób, poprzez podanie punktów dostarczania przesyłek w postaci listy adresów. System ma generować trasy i zapisywać je w bazie danych. Generowane trasy mają być najkrótsze możliwe (optymalne), nie powinny prowadzić przez drogi płatne. System powinien pozwalać na wyświetlenie informacji o planowanych przejazdach dla danego kierowcy w formie kalendarza, w którym odpowiednio zaznaczone będą dni już rozplanowane jak również dni wolne. Pracownicy powinni mieć możliwość wyświetlenia listy kierowców z którymi współpracują. System ma również dostarczać możliwość modyfikacji jak też usuwania tras. Dla tras gotowych system powinien pozwalać na generowanie podglądu trasy w systemie map online </w:t>
      </w:r>
      <w:r>
        <w:rPr>
          <w:rFonts w:cs="Arial"/>
          <w:color w:val="000000"/>
        </w:rPr>
        <w:t>google maps</w:t>
      </w:r>
      <w:r w:rsidRPr="00D07CBC">
        <w:rPr>
          <w:rFonts w:cs="Arial"/>
          <w:color w:val="000000"/>
        </w:rPr>
        <w:t>.</w:t>
      </w:r>
    </w:p>
    <w:p w14:paraId="533E8518" w14:textId="77777777" w:rsidR="00D07CBC" w:rsidRPr="00D07CBC" w:rsidRDefault="00D07CBC">
      <w:pPr>
        <w:spacing w:line="360" w:lineRule="auto"/>
        <w:ind w:firstLine="360"/>
        <w:jc w:val="both"/>
        <w:rPr>
          <w:rFonts w:cs="Arial"/>
        </w:rPr>
        <w:pPrChange w:id="1452" w:author="aich" w:date="2014-12-08T06:13:00Z">
          <w:pPr>
            <w:spacing w:line="360" w:lineRule="auto"/>
            <w:ind w:firstLine="360"/>
          </w:pPr>
        </w:pPrChange>
      </w:pPr>
      <w:r w:rsidRPr="00D07CBC">
        <w:rPr>
          <w:rFonts w:cs="Arial"/>
          <w:color w:val="000000"/>
        </w:rPr>
        <w:t>Kierowcy powinni mieć możliwość wyświetlania kalendarza, zawierającego zapisane w systemie kursy które ich dotyczą. Po wybraniu konkretnego dnia, kierowca powinien otrzymać informacje o planowanej trasie przejazdu, składającej się z adresów punktów doręczeń przesyłek, opisu trasy oraz notatek (które może dodawać zarówno pracownik jak i kierowca). Z tego samego miejsca kierowca powinien mieć możliwość wygenerowania podglądu trasy w systemie map online, tak jak pracownik. System, na żądanie kierowcy, powinien wyświetlić informacje o trasie dziennej w formie gotowej do wydruku.</w:t>
      </w:r>
    </w:p>
    <w:p w14:paraId="4E6EC6E1" w14:textId="77777777" w:rsidR="00D07CBC" w:rsidRDefault="00D07CBC">
      <w:pPr>
        <w:spacing w:line="360" w:lineRule="auto"/>
        <w:ind w:firstLine="360"/>
        <w:jc w:val="both"/>
        <w:rPr>
          <w:rFonts w:cs="Arial"/>
          <w:color w:val="000000"/>
        </w:rPr>
        <w:pPrChange w:id="1453" w:author="aich" w:date="2014-12-08T06:13:00Z">
          <w:pPr>
            <w:spacing w:line="360" w:lineRule="auto"/>
            <w:ind w:firstLine="360"/>
          </w:pPr>
        </w:pPrChange>
      </w:pPr>
      <w:r w:rsidRPr="00D07CBC">
        <w:rPr>
          <w:rFonts w:cs="Arial"/>
          <w:color w:val="000000"/>
        </w:rPr>
        <w:t>System powinien dostarczać mechanizmu komunikacji wewnętrznej (wiadomości prywatne), pozwalającego na wymianę informacji pomiędzy użytkownikami. Aplikacja powinna pozwalać na dodawanie notatek do gotowych tras dziennych, zarówno przez kierowcę jak i pracownika. Powinna również istnieć możliwość modyfikowania i usuwania notatek przez ich autorów. System powinien rozróżniać kilka stat</w:t>
      </w:r>
      <w:r>
        <w:rPr>
          <w:rFonts w:cs="Arial"/>
          <w:color w:val="000000"/>
        </w:rPr>
        <w:t>usów tras (np. nowa, ukończona</w:t>
      </w:r>
      <w:r w:rsidRPr="00D07CBC">
        <w:rPr>
          <w:rFonts w:cs="Arial"/>
          <w:color w:val="000000"/>
        </w:rPr>
        <w:t xml:space="preserve">, w trakcie), i na tej podstawie odpowiednio wizualizować trasę w kalendarzu. System powinien operować na podstawie danych geolokacyjnych dostarczanych przez </w:t>
      </w:r>
      <w:r>
        <w:rPr>
          <w:rFonts w:cs="Arial"/>
          <w:color w:val="000000"/>
        </w:rPr>
        <w:t>google maps</w:t>
      </w:r>
      <w:r w:rsidRPr="00D07CBC">
        <w:rPr>
          <w:rFonts w:cs="Arial"/>
          <w:color w:val="000000"/>
        </w:rPr>
        <w:t>. Aplikacja ma posiadać interfejs użytkownika w języku polskim.</w:t>
      </w:r>
    </w:p>
    <w:p w14:paraId="21A77AB5" w14:textId="77777777" w:rsidR="00D07CBC" w:rsidRPr="00D07CBC" w:rsidRDefault="00D07CBC">
      <w:pPr>
        <w:pStyle w:val="Nagwek3"/>
        <w:jc w:val="both"/>
        <w:pPrChange w:id="1454" w:author="aich" w:date="2014-12-08T06:13:00Z">
          <w:pPr>
            <w:numPr>
              <w:numId w:val="29"/>
            </w:numPr>
            <w:spacing w:line="360" w:lineRule="auto"/>
            <w:ind w:left="720" w:hanging="360"/>
          </w:pPr>
        </w:pPrChange>
      </w:pPr>
      <w:bookmarkStart w:id="1455" w:name="_Toc405759396"/>
      <w:r w:rsidRPr="00D07CBC">
        <w:t>Wymagania poza</w:t>
      </w:r>
      <w:r w:rsidR="00EB440A">
        <w:t xml:space="preserve"> </w:t>
      </w:r>
      <w:r w:rsidRPr="00D07CBC">
        <w:t>funkcjonalne</w:t>
      </w:r>
      <w:bookmarkEnd w:id="1455"/>
    </w:p>
    <w:p w14:paraId="36C89033" w14:textId="77777777" w:rsidR="00D07CBC" w:rsidRPr="00EB440A" w:rsidRDefault="00EB440A">
      <w:pPr>
        <w:numPr>
          <w:ilvl w:val="1"/>
          <w:numId w:val="29"/>
        </w:numPr>
        <w:spacing w:line="360" w:lineRule="auto"/>
        <w:jc w:val="both"/>
        <w:rPr>
          <w:rFonts w:cs="Arial"/>
        </w:rPr>
        <w:pPrChange w:id="1456" w:author="aich" w:date="2014-12-08T06:13:00Z">
          <w:pPr>
            <w:numPr>
              <w:ilvl w:val="1"/>
              <w:numId w:val="29"/>
            </w:numPr>
            <w:spacing w:line="360" w:lineRule="auto"/>
            <w:ind w:left="1440" w:hanging="360"/>
          </w:pPr>
        </w:pPrChange>
      </w:pPr>
      <w:r w:rsidRPr="00EB440A">
        <w:rPr>
          <w:rFonts w:cs="Arial"/>
        </w:rPr>
        <w:t>System powinien mieć interfejs użytkownika wyświetlający się poprawnie w rozdzielczości 1366x768 oraz wyższych.</w:t>
      </w:r>
    </w:p>
    <w:p w14:paraId="07C51BCE" w14:textId="77777777" w:rsidR="00EB440A" w:rsidRPr="00EB440A" w:rsidRDefault="22B7A049">
      <w:pPr>
        <w:numPr>
          <w:ilvl w:val="1"/>
          <w:numId w:val="29"/>
        </w:numPr>
        <w:spacing w:line="360" w:lineRule="auto"/>
        <w:jc w:val="both"/>
        <w:rPr>
          <w:rFonts w:cs="Arial"/>
        </w:rPr>
        <w:pPrChange w:id="1457" w:author="aich" w:date="2014-12-08T06:13:00Z">
          <w:pPr>
            <w:numPr>
              <w:ilvl w:val="1"/>
              <w:numId w:val="29"/>
            </w:numPr>
            <w:spacing w:line="360" w:lineRule="auto"/>
            <w:ind w:left="1440" w:hanging="360"/>
          </w:pPr>
        </w:pPrChange>
      </w:pPr>
      <w:r w:rsidRPr="22B7A049">
        <w:rPr>
          <w:rFonts w:eastAsia="Arial" w:cs="Arial"/>
        </w:rPr>
        <w:t>Generowanie pojedynczej trasy nie powinno trwać więcej niż 5 minut. System powinien informować użytkownika na bieżąco o postępie procesu generowania, jeżeli proces ten nie odbywa się natychmiastowo.</w:t>
      </w:r>
    </w:p>
    <w:p w14:paraId="49B585D3" w14:textId="77777777" w:rsidR="00EB440A" w:rsidRPr="00EB440A" w:rsidRDefault="00EB440A">
      <w:pPr>
        <w:numPr>
          <w:ilvl w:val="1"/>
          <w:numId w:val="29"/>
        </w:numPr>
        <w:spacing w:line="360" w:lineRule="auto"/>
        <w:jc w:val="both"/>
        <w:rPr>
          <w:rFonts w:cs="Arial"/>
        </w:rPr>
        <w:pPrChange w:id="1458" w:author="aich" w:date="2014-12-08T06:13:00Z">
          <w:pPr>
            <w:numPr>
              <w:ilvl w:val="1"/>
              <w:numId w:val="29"/>
            </w:numPr>
            <w:spacing w:line="360" w:lineRule="auto"/>
            <w:ind w:left="1440" w:hanging="360"/>
          </w:pPr>
        </w:pPrChange>
      </w:pPr>
      <w:r w:rsidRPr="00EB440A">
        <w:rPr>
          <w:rFonts w:cs="Arial"/>
        </w:rPr>
        <w:t>System powinien na bieżąco walidować dane wprowadzane przez użytkownika do formularzy. Nie powinien pozwolić na wysłanie formularza z niepoprawnymi danymi.</w:t>
      </w:r>
    </w:p>
    <w:p w14:paraId="0E79D809" w14:textId="77777777" w:rsidR="00EB440A" w:rsidRPr="00EB440A" w:rsidRDefault="00EB440A">
      <w:pPr>
        <w:numPr>
          <w:ilvl w:val="1"/>
          <w:numId w:val="29"/>
        </w:numPr>
        <w:spacing w:line="360" w:lineRule="auto"/>
        <w:jc w:val="both"/>
        <w:rPr>
          <w:rFonts w:cs="Arial"/>
        </w:rPr>
        <w:pPrChange w:id="1459" w:author="aich" w:date="2014-12-08T06:13:00Z">
          <w:pPr>
            <w:numPr>
              <w:ilvl w:val="1"/>
              <w:numId w:val="29"/>
            </w:numPr>
            <w:spacing w:line="360" w:lineRule="auto"/>
            <w:ind w:left="1440" w:hanging="360"/>
          </w:pPr>
        </w:pPrChange>
      </w:pPr>
      <w:r w:rsidRPr="00EB440A">
        <w:rPr>
          <w:rFonts w:cs="Arial"/>
        </w:rPr>
        <w:t>Komunikaty błędów generowane przez system powinny być jasne i zrozumiałe, sugerować metodę rozwiązania problemu.</w:t>
      </w:r>
    </w:p>
    <w:p w14:paraId="4A1BE642" w14:textId="77777777" w:rsidR="00EB440A" w:rsidRPr="00EB440A" w:rsidRDefault="00EB440A">
      <w:pPr>
        <w:numPr>
          <w:ilvl w:val="1"/>
          <w:numId w:val="29"/>
        </w:numPr>
        <w:spacing w:line="360" w:lineRule="auto"/>
        <w:jc w:val="both"/>
        <w:rPr>
          <w:rFonts w:cs="Arial"/>
        </w:rPr>
        <w:pPrChange w:id="1460" w:author="aich" w:date="2014-12-08T06:13:00Z">
          <w:pPr>
            <w:numPr>
              <w:ilvl w:val="1"/>
              <w:numId w:val="29"/>
            </w:numPr>
            <w:spacing w:line="360" w:lineRule="auto"/>
            <w:ind w:left="1440" w:hanging="360"/>
          </w:pPr>
        </w:pPrChange>
      </w:pPr>
      <w:r w:rsidRPr="00EB440A">
        <w:rPr>
          <w:rFonts w:cs="Arial"/>
        </w:rPr>
        <w:t>Zaprojektowany interfejs powinien być utrzymywany w jasnej kolorystyce i nie rozpraszać użytkownika w pracy.</w:t>
      </w:r>
    </w:p>
    <w:p w14:paraId="22012BD7" w14:textId="77777777" w:rsidR="00EB440A" w:rsidRPr="00EB440A" w:rsidRDefault="00EB440A">
      <w:pPr>
        <w:spacing w:line="360" w:lineRule="auto"/>
        <w:ind w:left="360"/>
        <w:jc w:val="both"/>
        <w:rPr>
          <w:rFonts w:cs="Arial"/>
        </w:rPr>
        <w:pPrChange w:id="1461" w:author="aich" w:date="2014-12-08T06:13:00Z">
          <w:pPr>
            <w:spacing w:line="360" w:lineRule="auto"/>
            <w:ind w:left="360"/>
          </w:pPr>
        </w:pPrChange>
      </w:pPr>
    </w:p>
    <w:p w14:paraId="76D23CBE" w14:textId="77777777" w:rsidR="00FB3A23" w:rsidRPr="008A2EE9" w:rsidRDefault="00FB3A23">
      <w:pPr>
        <w:pStyle w:val="Nagwek3"/>
        <w:jc w:val="both"/>
        <w:pPrChange w:id="1462" w:author="aich" w:date="2014-12-08T06:13:00Z">
          <w:pPr>
            <w:numPr>
              <w:numId w:val="4"/>
            </w:numPr>
            <w:spacing w:line="360" w:lineRule="auto"/>
            <w:ind w:left="720" w:hanging="360"/>
          </w:pPr>
        </w:pPrChange>
      </w:pPr>
      <w:bookmarkStart w:id="1463" w:name="_Toc405759397"/>
      <w:r w:rsidRPr="008A2EE9">
        <w:t>Scenariusze użycia</w:t>
      </w:r>
      <w:bookmarkEnd w:id="1463"/>
    </w:p>
    <w:p w14:paraId="2DFBA155" w14:textId="77777777" w:rsidR="0054569C" w:rsidRPr="008A2EE9" w:rsidRDefault="0054569C">
      <w:pPr>
        <w:numPr>
          <w:ilvl w:val="0"/>
          <w:numId w:val="6"/>
        </w:numPr>
        <w:spacing w:line="360" w:lineRule="auto"/>
        <w:jc w:val="both"/>
        <w:rPr>
          <w:rFonts w:cs="Arial"/>
          <w:sz w:val="24"/>
          <w:szCs w:val="24"/>
          <w:u w:val="single"/>
        </w:rPr>
        <w:pPrChange w:id="1464" w:author="aich" w:date="2014-12-08T06:13:00Z">
          <w:pPr>
            <w:numPr>
              <w:numId w:val="6"/>
            </w:numPr>
            <w:spacing w:line="360" w:lineRule="auto"/>
            <w:ind w:left="720" w:hanging="360"/>
          </w:pPr>
        </w:pPrChange>
      </w:pPr>
      <w:r w:rsidRPr="008A2EE9">
        <w:rPr>
          <w:rFonts w:cs="Arial"/>
          <w:sz w:val="24"/>
          <w:szCs w:val="24"/>
          <w:u w:val="single"/>
        </w:rPr>
        <w:t>Wygenerowanie trasy dziennej</w:t>
      </w:r>
      <w:r w:rsidR="00F71221" w:rsidRPr="008A2EE9">
        <w:rPr>
          <w:rFonts w:cs="Arial"/>
          <w:sz w:val="24"/>
          <w:szCs w:val="24"/>
          <w:u w:val="single"/>
        </w:rPr>
        <w:t xml:space="preserve"> (Scenariusz I)</w:t>
      </w:r>
    </w:p>
    <w:p w14:paraId="35A11E16" w14:textId="77777777" w:rsidR="0054569C" w:rsidRPr="0054569C" w:rsidRDefault="0054569C">
      <w:pPr>
        <w:spacing w:line="360" w:lineRule="auto"/>
        <w:ind w:firstLine="360"/>
        <w:jc w:val="both"/>
        <w:rPr>
          <w:rFonts w:cs="Arial"/>
        </w:rPr>
        <w:pPrChange w:id="1465" w:author="aich" w:date="2014-12-08T06:13:00Z">
          <w:pPr>
            <w:spacing w:line="360" w:lineRule="auto"/>
            <w:ind w:firstLine="360"/>
          </w:pPr>
        </w:pPrChange>
      </w:pPr>
      <w:r>
        <w:rPr>
          <w:rFonts w:cs="Arial"/>
        </w:rPr>
        <w:t>Pracownik Paweł chce wygenerować trasę dzienną dla kierowcy Daniela na</w:t>
      </w:r>
      <w:r w:rsidR="004A0C95">
        <w:rPr>
          <w:rFonts w:cs="Arial"/>
        </w:rPr>
        <w:t xml:space="preserve"> poniedziałek 20.12.2014</w:t>
      </w:r>
      <w:r w:rsidRPr="0054569C">
        <w:rPr>
          <w:rFonts w:cs="Arial"/>
        </w:rPr>
        <w:t xml:space="preserve"> </w:t>
      </w:r>
      <w:r w:rsidR="004A0C95">
        <w:rPr>
          <w:rFonts w:cs="Arial"/>
        </w:rPr>
        <w:t xml:space="preserve">r. W tym celu otwiera </w:t>
      </w:r>
      <w:r w:rsidRPr="0054569C">
        <w:rPr>
          <w:rFonts w:cs="Arial"/>
        </w:rPr>
        <w:t>stronę</w:t>
      </w:r>
      <w:r w:rsidR="004A0C95">
        <w:rPr>
          <w:rFonts w:cs="Arial"/>
        </w:rPr>
        <w:t xml:space="preserve"> główną systemu </w:t>
      </w:r>
      <w:r>
        <w:rPr>
          <w:rFonts w:cs="Arial"/>
        </w:rPr>
        <w:t xml:space="preserve">poprzez </w:t>
      </w:r>
      <w:r w:rsidR="004A0C95">
        <w:rPr>
          <w:rFonts w:cs="Arial"/>
        </w:rPr>
        <w:t xml:space="preserve">przeglądarkę internetową </w:t>
      </w:r>
      <w:r w:rsidRPr="0054569C">
        <w:rPr>
          <w:rFonts w:cs="Arial"/>
        </w:rPr>
        <w:t>i</w:t>
      </w:r>
      <w:r w:rsidR="004A0C95">
        <w:rPr>
          <w:rFonts w:cs="Arial"/>
        </w:rPr>
        <w:t xml:space="preserve"> uwierzytelnia się. </w:t>
      </w:r>
      <w:r w:rsidRPr="0054569C">
        <w:rPr>
          <w:rFonts w:cs="Arial"/>
        </w:rPr>
        <w:t>Wybiera z menu systemu opcję &lt;Kierowcy&gt; co przenosi go do listy kierowców z</w:t>
      </w:r>
      <w:r w:rsidR="004A0C95">
        <w:rPr>
          <w:rFonts w:cs="Arial"/>
        </w:rPr>
        <w:t xml:space="preserve"> którymi współpracuje. W następnym kroku wybiera on opcję </w:t>
      </w:r>
      <w:r w:rsidRPr="0054569C">
        <w:rPr>
          <w:rFonts w:cs="Arial"/>
        </w:rPr>
        <w:t>&lt;Kalend</w:t>
      </w:r>
      <w:r w:rsidR="004A0C95">
        <w:rPr>
          <w:rFonts w:cs="Arial"/>
        </w:rPr>
        <w:t xml:space="preserve">arz&gt; znajdującej się obok imienia </w:t>
      </w:r>
      <w:r w:rsidRPr="0054569C">
        <w:rPr>
          <w:rFonts w:cs="Arial"/>
        </w:rPr>
        <w:t>kierow</w:t>
      </w:r>
      <w:r w:rsidR="004A0C95">
        <w:rPr>
          <w:rFonts w:cs="Arial"/>
        </w:rPr>
        <w:t xml:space="preserve">cy. Przenosi to go do </w:t>
      </w:r>
      <w:r w:rsidRPr="0054569C">
        <w:rPr>
          <w:rFonts w:cs="Arial"/>
        </w:rPr>
        <w:t>widok</w:t>
      </w:r>
      <w:r w:rsidR="004A0C95">
        <w:rPr>
          <w:rFonts w:cs="Arial"/>
        </w:rPr>
        <w:t xml:space="preserve">u kalendarza na miesiąc bieżący. Paweł, za pomocą </w:t>
      </w:r>
      <w:r w:rsidR="004A0C95" w:rsidRPr="0054569C">
        <w:rPr>
          <w:rFonts w:cs="Arial"/>
        </w:rPr>
        <w:t>kontrolek, wybiera</w:t>
      </w:r>
      <w:r w:rsidR="004A0C95">
        <w:rPr>
          <w:rFonts w:cs="Arial"/>
        </w:rPr>
        <w:t xml:space="preserve"> </w:t>
      </w:r>
      <w:r w:rsidR="004A0C95" w:rsidRPr="0054569C">
        <w:rPr>
          <w:rFonts w:cs="Arial"/>
        </w:rPr>
        <w:t>interesujący go miesiąc.</w:t>
      </w:r>
      <w:r w:rsidR="004A0C95">
        <w:rPr>
          <w:rFonts w:cs="Arial"/>
        </w:rPr>
        <w:t xml:space="preserve">                                                        </w:t>
      </w:r>
      <w:r w:rsidRPr="0054569C">
        <w:rPr>
          <w:rFonts w:cs="Arial"/>
        </w:rPr>
        <w:t>W polu kalendarza o</w:t>
      </w:r>
      <w:r w:rsidR="004A0C95">
        <w:rPr>
          <w:rFonts w:cs="Arial"/>
        </w:rPr>
        <w:t>dpowiadającym dacie 20.12</w:t>
      </w:r>
      <w:r>
        <w:rPr>
          <w:rFonts w:cs="Arial"/>
        </w:rPr>
        <w:t xml:space="preserve"> klika przycisk </w:t>
      </w:r>
      <w:r w:rsidRPr="0054569C">
        <w:rPr>
          <w:rFonts w:cs="Arial"/>
        </w:rPr>
        <w:t>&lt;Doda</w:t>
      </w:r>
      <w:r>
        <w:rPr>
          <w:rFonts w:cs="Arial"/>
        </w:rPr>
        <w:t xml:space="preserve">j&gt;. Przenosi go to do </w:t>
      </w:r>
      <w:r w:rsidRPr="0054569C">
        <w:rPr>
          <w:rFonts w:cs="Arial"/>
        </w:rPr>
        <w:t>str</w:t>
      </w:r>
      <w:r>
        <w:rPr>
          <w:rFonts w:cs="Arial"/>
        </w:rPr>
        <w:t>ony zawierającej formularz</w:t>
      </w:r>
      <w:r w:rsidRPr="0054569C">
        <w:rPr>
          <w:rFonts w:cs="Arial"/>
        </w:rPr>
        <w:t xml:space="preserve"> definiują</w:t>
      </w:r>
      <w:r>
        <w:rPr>
          <w:rFonts w:cs="Arial"/>
        </w:rPr>
        <w:t xml:space="preserve">cy trasę. </w:t>
      </w:r>
      <w:r w:rsidRPr="0054569C">
        <w:rPr>
          <w:rFonts w:cs="Arial"/>
        </w:rPr>
        <w:t>Paweł</w:t>
      </w:r>
      <w:r w:rsidR="004A0C95">
        <w:rPr>
          <w:rFonts w:cs="Arial"/>
        </w:rPr>
        <w:t xml:space="preserve"> </w:t>
      </w:r>
      <w:r w:rsidR="004A0C95" w:rsidRPr="0054569C">
        <w:rPr>
          <w:rFonts w:cs="Arial"/>
        </w:rPr>
        <w:t>wprowadza numery przesyłek,</w:t>
      </w:r>
      <w:r w:rsidR="004A0C95">
        <w:rPr>
          <w:rFonts w:cs="Arial"/>
        </w:rPr>
        <w:t xml:space="preserve"> </w:t>
      </w:r>
      <w:r w:rsidR="004A0C95" w:rsidRPr="0054569C">
        <w:rPr>
          <w:rFonts w:cs="Arial"/>
        </w:rPr>
        <w:t>miejsca docelowe oraz</w:t>
      </w:r>
    </w:p>
    <w:p w14:paraId="38FDC5E4" w14:textId="77777777" w:rsidR="0054569C" w:rsidRPr="0054569C" w:rsidRDefault="0054569C">
      <w:pPr>
        <w:spacing w:line="360" w:lineRule="auto"/>
        <w:jc w:val="both"/>
        <w:rPr>
          <w:rFonts w:cs="Arial"/>
        </w:rPr>
        <w:pPrChange w:id="1466" w:author="aich" w:date="2014-12-08T06:13:00Z">
          <w:pPr>
            <w:spacing w:line="360" w:lineRule="auto"/>
          </w:pPr>
        </w:pPrChange>
      </w:pPr>
      <w:r w:rsidRPr="0054569C">
        <w:rPr>
          <w:rFonts w:cs="Arial"/>
        </w:rPr>
        <w:t>krótki opis trasy. Następnie wybiera on przycisk</w:t>
      </w:r>
      <w:r w:rsidR="004A0C95">
        <w:rPr>
          <w:rFonts w:cs="Arial"/>
        </w:rPr>
        <w:t xml:space="preserve"> </w:t>
      </w:r>
      <w:r w:rsidR="004A0C95" w:rsidRPr="0054569C">
        <w:rPr>
          <w:rFonts w:cs="Arial"/>
        </w:rPr>
        <w:t>&lt;Dodaj&gt; i jest informowany przez system o</w:t>
      </w:r>
      <w:r w:rsidR="004A0C95" w:rsidRPr="004A0C95">
        <w:rPr>
          <w:rFonts w:cs="Arial"/>
        </w:rPr>
        <w:t xml:space="preserve"> </w:t>
      </w:r>
      <w:r w:rsidR="004A0C95" w:rsidRPr="0054569C">
        <w:rPr>
          <w:rFonts w:cs="Arial"/>
        </w:rPr>
        <w:t> postępie </w:t>
      </w:r>
    </w:p>
    <w:p w14:paraId="67891866" w14:textId="77777777" w:rsidR="0054569C" w:rsidRPr="0054569C" w:rsidRDefault="0054569C">
      <w:pPr>
        <w:spacing w:line="360" w:lineRule="auto"/>
        <w:jc w:val="both"/>
        <w:rPr>
          <w:rFonts w:cs="Arial"/>
        </w:rPr>
        <w:pPrChange w:id="1467" w:author="aich" w:date="2014-12-08T06:13:00Z">
          <w:pPr>
            <w:spacing w:line="360" w:lineRule="auto"/>
          </w:pPr>
        </w:pPrChange>
      </w:pPr>
      <w:r w:rsidRPr="0054569C">
        <w:rPr>
          <w:rFonts w:cs="Arial"/>
        </w:rPr>
        <w:t>generowania t</w:t>
      </w:r>
      <w:r>
        <w:rPr>
          <w:rFonts w:cs="Arial"/>
        </w:rPr>
        <w:t xml:space="preserve">rasy, a w końcu o jej poprawnym </w:t>
      </w:r>
      <w:r w:rsidRPr="0054569C">
        <w:rPr>
          <w:rFonts w:cs="Arial"/>
        </w:rPr>
        <w:t>utw</w:t>
      </w:r>
      <w:r>
        <w:rPr>
          <w:rFonts w:cs="Arial"/>
        </w:rPr>
        <w:t xml:space="preserve">orzeniu i zapisaniu. Po </w:t>
      </w:r>
      <w:r w:rsidRPr="0054569C">
        <w:rPr>
          <w:rFonts w:cs="Arial"/>
        </w:rPr>
        <w:t>potwie</w:t>
      </w:r>
      <w:r>
        <w:rPr>
          <w:rFonts w:cs="Arial"/>
        </w:rPr>
        <w:t xml:space="preserve">rdzeniu Paweł jest </w:t>
      </w:r>
      <w:r w:rsidRPr="0054569C">
        <w:rPr>
          <w:rFonts w:cs="Arial"/>
        </w:rPr>
        <w:t>przenoszon</w:t>
      </w:r>
      <w:r>
        <w:rPr>
          <w:rFonts w:cs="Arial"/>
        </w:rPr>
        <w:t>y do strony zawierającej</w:t>
      </w:r>
      <w:r w:rsidRPr="0054569C">
        <w:rPr>
          <w:rFonts w:cs="Arial"/>
        </w:rPr>
        <w:t xml:space="preserve"> opis</w:t>
      </w:r>
      <w:r>
        <w:rPr>
          <w:rFonts w:cs="Arial"/>
        </w:rPr>
        <w:t xml:space="preserve"> </w:t>
      </w:r>
      <w:r w:rsidR="004A0C95" w:rsidRPr="0054569C">
        <w:rPr>
          <w:rFonts w:cs="Arial"/>
        </w:rPr>
        <w:t>wygenerowanej trasy.</w:t>
      </w:r>
    </w:p>
    <w:p w14:paraId="56FF9DE4" w14:textId="77777777" w:rsidR="0054569C" w:rsidRPr="008A2EE9" w:rsidRDefault="0054569C">
      <w:pPr>
        <w:numPr>
          <w:ilvl w:val="0"/>
          <w:numId w:val="6"/>
        </w:numPr>
        <w:spacing w:line="360" w:lineRule="auto"/>
        <w:jc w:val="both"/>
        <w:rPr>
          <w:rFonts w:cs="Arial"/>
          <w:sz w:val="24"/>
          <w:szCs w:val="24"/>
          <w:u w:val="single"/>
        </w:rPr>
        <w:pPrChange w:id="1468" w:author="aich" w:date="2014-12-08T06:13:00Z">
          <w:pPr>
            <w:numPr>
              <w:numId w:val="6"/>
            </w:numPr>
            <w:spacing w:line="360" w:lineRule="auto"/>
            <w:ind w:left="720" w:hanging="360"/>
          </w:pPr>
        </w:pPrChange>
      </w:pPr>
      <w:r w:rsidRPr="008A2EE9">
        <w:rPr>
          <w:rFonts w:cs="Arial"/>
          <w:sz w:val="24"/>
          <w:szCs w:val="24"/>
          <w:u w:val="single"/>
        </w:rPr>
        <w:t>Wydrukowanie trasy dziennej</w:t>
      </w:r>
      <w:r w:rsidR="00F71221" w:rsidRPr="008A2EE9">
        <w:rPr>
          <w:rFonts w:cs="Arial"/>
          <w:sz w:val="24"/>
          <w:szCs w:val="24"/>
          <w:u w:val="single"/>
        </w:rPr>
        <w:t xml:space="preserve"> (Scenariusz II)</w:t>
      </w:r>
    </w:p>
    <w:p w14:paraId="6D5B7F58" w14:textId="77777777" w:rsidR="00F71221" w:rsidRDefault="00F71221">
      <w:pPr>
        <w:spacing w:line="360" w:lineRule="auto"/>
        <w:jc w:val="both"/>
        <w:rPr>
          <w:rFonts w:cs="Arial"/>
        </w:rPr>
        <w:pPrChange w:id="1469" w:author="aich" w:date="2014-12-08T06:13:00Z">
          <w:pPr>
            <w:spacing w:line="360" w:lineRule="auto"/>
          </w:pPr>
        </w:pPrChange>
      </w:pPr>
      <w:r>
        <w:rPr>
          <w:rFonts w:cs="Arial"/>
        </w:rPr>
        <w:t xml:space="preserve">Andrzej, </w:t>
      </w:r>
      <w:r w:rsidR="008A2EE9">
        <w:rPr>
          <w:rFonts w:cs="Arial"/>
        </w:rPr>
        <w:t>kierowca</w:t>
      </w:r>
      <w:r>
        <w:rPr>
          <w:rFonts w:cs="Arial"/>
        </w:rPr>
        <w:t xml:space="preserve">, chce wydrukować dzisiejszą trasę dzienną. W tym celu otwiera przeglądarkę www, odwiedza stronę główną systemu i uwierzytelnia się na niej. Z menu systemu wybiera opcję &lt;Kalendarz&gt; która przenosi go </w:t>
      </w:r>
      <w:r w:rsidR="0095209D">
        <w:rPr>
          <w:rFonts w:cs="Arial"/>
        </w:rPr>
        <w:t>do widoku obecnego miesiąca. Następnie wybiera on pole odpowiadające dni bieżącemu. Andrzej jest przenoszony do widoku trasy dziennej, zawierającego takie informacje jak opis trasy, numery identyfikacyjne przesyłek oraz punkty ich dostarczenia. Widzi tam również notatki dodane wcześniej przez siebie. Andrzej zmienia status zlecenia na &lt;W toku&gt;, po czym klika przycisk &lt;Drukuj&gt;, co powoduje przeniesienie go do strony zawierającej identyczne informacje w wersji gotowej do wydruku. Jednocześnie na ekranie pojawia się dialog drukowania.</w:t>
      </w:r>
    </w:p>
    <w:p w14:paraId="058D043B" w14:textId="77777777" w:rsidR="0054569C" w:rsidRPr="008A2EE9" w:rsidRDefault="0054569C">
      <w:pPr>
        <w:numPr>
          <w:ilvl w:val="0"/>
          <w:numId w:val="6"/>
        </w:numPr>
        <w:spacing w:line="360" w:lineRule="auto"/>
        <w:jc w:val="both"/>
        <w:rPr>
          <w:rFonts w:cs="Arial"/>
          <w:sz w:val="24"/>
          <w:szCs w:val="24"/>
          <w:u w:val="single"/>
        </w:rPr>
        <w:pPrChange w:id="1470" w:author="aich" w:date="2014-12-08T06:13:00Z">
          <w:pPr>
            <w:numPr>
              <w:numId w:val="6"/>
            </w:numPr>
            <w:spacing w:line="360" w:lineRule="auto"/>
            <w:ind w:left="720" w:hanging="360"/>
          </w:pPr>
        </w:pPrChange>
      </w:pPr>
      <w:r w:rsidRPr="008A2EE9">
        <w:rPr>
          <w:rFonts w:cs="Arial"/>
          <w:sz w:val="24"/>
          <w:szCs w:val="24"/>
          <w:u w:val="single"/>
        </w:rPr>
        <w:t>Dodanie nowego kuriera</w:t>
      </w:r>
      <w:r w:rsidR="00C537A2" w:rsidRPr="008A2EE9">
        <w:rPr>
          <w:rFonts w:cs="Arial"/>
          <w:sz w:val="24"/>
          <w:szCs w:val="24"/>
          <w:u w:val="single"/>
        </w:rPr>
        <w:t xml:space="preserve"> (Scenariusz III)</w:t>
      </w:r>
    </w:p>
    <w:p w14:paraId="54BDD85C" w14:textId="77777777" w:rsidR="0095209D" w:rsidRDefault="0095209D">
      <w:pPr>
        <w:spacing w:line="360" w:lineRule="auto"/>
        <w:jc w:val="both"/>
        <w:rPr>
          <w:rFonts w:cs="Arial"/>
        </w:rPr>
        <w:pPrChange w:id="1471" w:author="aich" w:date="2014-12-08T06:13:00Z">
          <w:pPr>
            <w:spacing w:line="360" w:lineRule="auto"/>
          </w:pPr>
        </w:pPrChange>
      </w:pPr>
      <w:r>
        <w:rPr>
          <w:rFonts w:cs="Arial"/>
        </w:rPr>
        <w:t>Kierownik Jacek chce dodać nowo z</w:t>
      </w:r>
      <w:r w:rsidR="00C537A2">
        <w:rPr>
          <w:rFonts w:cs="Arial"/>
        </w:rPr>
        <w:t xml:space="preserve">atrudnionego kuriera do systemu. W tym celu loguje się do systemu poprzez przeglądarkę internetową. Wybiera następnie opcję &lt;Kurierzy&gt; z menu systemu, co przenosi go do listy kurierów. Jacek ignoruje wyświetlaną listę i wybiera przycisk &lt;Dodaj&gt;. System wyświetla formularz zawierający pola pozwalające na wprowadzenie danych osobowych kurierów. Jacek wprowadza je i wybiera opcję &lt;Dodaj&gt;. System informuje o pomyślnym dodaniu nowego użytkownika  do systemu i zwraca uwagę na konieczność przydzielenia kierowcy jednemu z pracowników . Jacek podążając za sugestią systemu wybiera opcję &lt;Pracownicy&gt;. Wybiera następnie opcję &lt;Kurierzy&gt; widoczną przy imieniu pracownika Radek. Przenosi go to do listy kierowców współpracujących z Radkiem. Jacek wybiera opcję &lt;Dodaj&gt; co powoduje zmianę ekranu na listę zawierającą imiona i nazwiska kurierów nie przydzielonych jeszcze żadnemu pracownikowi. Jacek wybiera imię nowo zatrudnionego </w:t>
      </w:r>
      <w:r w:rsidR="00C537A2">
        <w:rPr>
          <w:rFonts w:cs="Arial"/>
        </w:rPr>
        <w:lastRenderedPageBreak/>
        <w:t>kuriera z listy i akceptuje wybór. Jest on ostatecznie przekierowany do listy kurierów przydz</w:t>
      </w:r>
      <w:r w:rsidR="007168FA">
        <w:rPr>
          <w:rFonts w:cs="Arial"/>
        </w:rPr>
        <w:t>ielonych do Radka, gdzie może z</w:t>
      </w:r>
      <w:r w:rsidR="00C537A2">
        <w:rPr>
          <w:rFonts w:cs="Arial"/>
        </w:rPr>
        <w:t xml:space="preserve">obaczyć, że nowy </w:t>
      </w:r>
      <w:r w:rsidR="007168FA">
        <w:rPr>
          <w:rFonts w:cs="Arial"/>
        </w:rPr>
        <w:t>kierowca został poprawnie dodany do systemu.</w:t>
      </w:r>
    </w:p>
    <w:p w14:paraId="32C3C8DA" w14:textId="77777777" w:rsidR="00D07CBC" w:rsidRDefault="00D07CBC">
      <w:pPr>
        <w:spacing w:line="360" w:lineRule="auto"/>
        <w:jc w:val="both"/>
        <w:rPr>
          <w:rFonts w:cs="Arial"/>
        </w:rPr>
        <w:pPrChange w:id="1472" w:author="aich" w:date="2014-12-08T06:13:00Z">
          <w:pPr>
            <w:spacing w:line="360" w:lineRule="auto"/>
          </w:pPr>
        </w:pPrChange>
      </w:pPr>
    </w:p>
    <w:p w14:paraId="75B79DBB" w14:textId="77777777" w:rsidR="00A17813" w:rsidRPr="00D07CBC" w:rsidRDefault="00FB3A23">
      <w:pPr>
        <w:pStyle w:val="Nagwek3"/>
        <w:jc w:val="both"/>
        <w:pPrChange w:id="1473" w:author="aich" w:date="2014-12-08T06:13:00Z">
          <w:pPr>
            <w:numPr>
              <w:numId w:val="4"/>
            </w:numPr>
            <w:spacing w:line="360" w:lineRule="auto"/>
            <w:ind w:left="720" w:hanging="360"/>
          </w:pPr>
        </w:pPrChange>
      </w:pPr>
      <w:bookmarkStart w:id="1474" w:name="_Toc405759398"/>
      <w:r w:rsidRPr="008A2EE9">
        <w:t>Product Backlog</w:t>
      </w:r>
      <w:bookmarkEnd w:id="1474"/>
    </w:p>
    <w:p w14:paraId="5AA316B2" w14:textId="77777777" w:rsidR="00420A60" w:rsidRDefault="00FE15B9">
      <w:pPr>
        <w:spacing w:line="360" w:lineRule="auto"/>
        <w:jc w:val="both"/>
        <w:rPr>
          <w:rFonts w:cs="Arial"/>
          <w:b/>
          <w:sz w:val="28"/>
          <w:szCs w:val="28"/>
        </w:rPr>
        <w:pPrChange w:id="1475" w:author="aich" w:date="2014-12-08T06:13:00Z">
          <w:pPr>
            <w:spacing w:line="360" w:lineRule="auto"/>
          </w:pPr>
        </w:pPrChange>
      </w:pPr>
      <w:r>
        <w:rPr>
          <w:rFonts w:cs="Arial"/>
          <w:b/>
          <w:noProof/>
          <w:sz w:val="28"/>
          <w:szCs w:val="28"/>
        </w:rPr>
        <w:drawing>
          <wp:inline distT="0" distB="0" distL="0" distR="0" wp14:anchorId="4A3D17B0" wp14:editId="07777777">
            <wp:extent cx="6063615" cy="3578860"/>
            <wp:effectExtent l="0" t="0" r="0" b="0"/>
            <wp:docPr id="22" name="Picture 2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63615" cy="3578860"/>
                    </a:xfrm>
                    <a:prstGeom prst="rect">
                      <a:avLst/>
                    </a:prstGeom>
                    <a:noFill/>
                    <a:ln>
                      <a:noFill/>
                    </a:ln>
                  </pic:spPr>
                </pic:pic>
              </a:graphicData>
            </a:graphic>
          </wp:inline>
        </w:drawing>
      </w:r>
    </w:p>
    <w:p w14:paraId="713DBB66" w14:textId="77777777" w:rsidR="00A17813" w:rsidRPr="008A2EE9" w:rsidRDefault="00FE15B9">
      <w:pPr>
        <w:spacing w:line="360" w:lineRule="auto"/>
        <w:jc w:val="both"/>
        <w:rPr>
          <w:rFonts w:cs="Arial"/>
          <w:b/>
          <w:sz w:val="28"/>
          <w:szCs w:val="28"/>
        </w:rPr>
        <w:pPrChange w:id="1476" w:author="aich" w:date="2014-12-08T06:13:00Z">
          <w:pPr>
            <w:spacing w:line="360" w:lineRule="auto"/>
          </w:pPr>
        </w:pPrChange>
      </w:pPr>
      <w:r>
        <w:rPr>
          <w:rFonts w:cs="Arial"/>
          <w:b/>
          <w:noProof/>
          <w:sz w:val="28"/>
          <w:szCs w:val="28"/>
        </w:rPr>
        <w:drawing>
          <wp:inline distT="0" distB="0" distL="0" distR="0" wp14:anchorId="0A1DE678" wp14:editId="07777777">
            <wp:extent cx="6021705" cy="2094865"/>
            <wp:effectExtent l="0" t="0" r="0" b="0"/>
            <wp:docPr id="23" name="Picture 2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21705" cy="2094865"/>
                    </a:xfrm>
                    <a:prstGeom prst="rect">
                      <a:avLst/>
                    </a:prstGeom>
                    <a:noFill/>
                    <a:ln>
                      <a:noFill/>
                    </a:ln>
                  </pic:spPr>
                </pic:pic>
              </a:graphicData>
            </a:graphic>
          </wp:inline>
        </w:drawing>
      </w:r>
    </w:p>
    <w:p w14:paraId="1E919471" w14:textId="77777777" w:rsidR="008A2EE9" w:rsidRPr="008A2EE9" w:rsidRDefault="00FB3A23">
      <w:pPr>
        <w:pStyle w:val="Nagwek3"/>
        <w:jc w:val="both"/>
        <w:pPrChange w:id="1477" w:author="aich" w:date="2014-12-08T06:13:00Z">
          <w:pPr>
            <w:numPr>
              <w:numId w:val="4"/>
            </w:numPr>
            <w:spacing w:line="360" w:lineRule="auto"/>
            <w:ind w:left="720" w:hanging="360"/>
          </w:pPr>
        </w:pPrChange>
      </w:pPr>
      <w:bookmarkStart w:id="1478" w:name="_Toc405759399"/>
      <w:r w:rsidRPr="008A2EE9">
        <w:t>Infrastruktura projektu</w:t>
      </w:r>
      <w:bookmarkEnd w:id="1478"/>
    </w:p>
    <w:p w14:paraId="299C101B" w14:textId="77777777" w:rsidR="00CE2164" w:rsidRPr="0022013A" w:rsidRDefault="00CE2164">
      <w:pPr>
        <w:pStyle w:val="Nagwek4"/>
        <w:jc w:val="both"/>
        <w:pPrChange w:id="1479" w:author="aich" w:date="2014-12-08T06:13:00Z">
          <w:pPr>
            <w:numPr>
              <w:numId w:val="7"/>
            </w:numPr>
            <w:spacing w:line="360" w:lineRule="auto"/>
            <w:ind w:left="720" w:hanging="360"/>
          </w:pPr>
        </w:pPrChange>
      </w:pPr>
      <w:r w:rsidRPr="0022013A">
        <w:t>Organizacja zespołu projektu</w:t>
      </w:r>
    </w:p>
    <w:p w14:paraId="31D2695E" w14:textId="77777777" w:rsidR="00EB33FB" w:rsidRDefault="00EB33FB">
      <w:pPr>
        <w:spacing w:line="360" w:lineRule="auto"/>
        <w:jc w:val="both"/>
        <w:rPr>
          <w:rFonts w:cs="Arial"/>
        </w:rPr>
        <w:pPrChange w:id="1480" w:author="aich" w:date="2014-12-08T06:13:00Z">
          <w:pPr>
            <w:spacing w:line="360" w:lineRule="auto"/>
          </w:pPr>
        </w:pPrChange>
      </w:pPr>
      <w:r>
        <w:rPr>
          <w:rFonts w:cs="Arial"/>
        </w:rPr>
        <w:t>mgr inż. Tomasz Gawron – właściciel produktu, mistrz Scrum</w:t>
      </w:r>
    </w:p>
    <w:p w14:paraId="026B922D" w14:textId="77777777" w:rsidR="00EB33FB" w:rsidRPr="00EB33FB" w:rsidRDefault="00EB33FB">
      <w:pPr>
        <w:spacing w:line="360" w:lineRule="auto"/>
        <w:jc w:val="both"/>
        <w:rPr>
          <w:rFonts w:cs="Arial"/>
          <w:lang w:val="en-US"/>
        </w:rPr>
        <w:pPrChange w:id="1481" w:author="aich" w:date="2014-12-08T06:13:00Z">
          <w:pPr>
            <w:spacing w:line="360" w:lineRule="auto"/>
          </w:pPr>
        </w:pPrChange>
      </w:pPr>
      <w:r w:rsidRPr="00EB33FB">
        <w:rPr>
          <w:rFonts w:cs="Arial"/>
          <w:lang w:val="en-US"/>
        </w:rPr>
        <w:t>Paweł Troka – developer</w:t>
      </w:r>
    </w:p>
    <w:p w14:paraId="012FF384" w14:textId="77777777" w:rsidR="00EB33FB" w:rsidRDefault="00EB33FB">
      <w:pPr>
        <w:spacing w:line="360" w:lineRule="auto"/>
        <w:jc w:val="both"/>
        <w:rPr>
          <w:rFonts w:cs="Arial"/>
          <w:lang w:val="en-US"/>
        </w:rPr>
        <w:pPrChange w:id="1482" w:author="aich" w:date="2014-12-08T06:13:00Z">
          <w:pPr>
            <w:spacing w:line="360" w:lineRule="auto"/>
          </w:pPr>
        </w:pPrChange>
      </w:pPr>
      <w:r w:rsidRPr="00EB33FB">
        <w:rPr>
          <w:rFonts w:cs="Arial"/>
          <w:lang w:val="en-US"/>
        </w:rPr>
        <w:t>Łukasz Adrych –</w:t>
      </w:r>
      <w:r>
        <w:rPr>
          <w:rFonts w:cs="Arial"/>
          <w:lang w:val="en-US"/>
        </w:rPr>
        <w:t xml:space="preserve"> developer</w:t>
      </w:r>
    </w:p>
    <w:p w14:paraId="643493B1" w14:textId="77777777" w:rsidR="0022013A" w:rsidRPr="00EB33FB" w:rsidRDefault="0022013A">
      <w:pPr>
        <w:spacing w:line="360" w:lineRule="auto"/>
        <w:jc w:val="both"/>
        <w:rPr>
          <w:rFonts w:cs="Arial"/>
          <w:lang w:val="en-US"/>
        </w:rPr>
        <w:pPrChange w:id="1483" w:author="aich" w:date="2014-12-08T06:13:00Z">
          <w:pPr>
            <w:spacing w:line="360" w:lineRule="auto"/>
          </w:pPr>
        </w:pPrChange>
      </w:pPr>
    </w:p>
    <w:p w14:paraId="3567D77B" w14:textId="77777777" w:rsidR="00CE2164" w:rsidRPr="0022013A" w:rsidRDefault="00CE2164">
      <w:pPr>
        <w:pStyle w:val="Nagwek4"/>
        <w:jc w:val="both"/>
        <w:pPrChange w:id="1484" w:author="aich" w:date="2014-12-08T06:13:00Z">
          <w:pPr>
            <w:numPr>
              <w:numId w:val="7"/>
            </w:numPr>
            <w:spacing w:line="360" w:lineRule="auto"/>
            <w:ind w:left="720" w:hanging="360"/>
          </w:pPr>
        </w:pPrChange>
      </w:pPr>
      <w:r w:rsidRPr="0022013A">
        <w:lastRenderedPageBreak/>
        <w:t>Komunikacja w zespole</w:t>
      </w:r>
    </w:p>
    <w:p w14:paraId="0876C35B" w14:textId="77777777" w:rsidR="00EB33FB" w:rsidRDefault="00EB33FB">
      <w:pPr>
        <w:spacing w:line="360" w:lineRule="auto"/>
        <w:jc w:val="both"/>
        <w:rPr>
          <w:rFonts w:cs="Arial"/>
        </w:rPr>
        <w:pPrChange w:id="1485" w:author="aich" w:date="2014-12-08T06:13:00Z">
          <w:pPr>
            <w:spacing w:line="360" w:lineRule="auto"/>
          </w:pPr>
        </w:pPrChange>
      </w:pPr>
      <w:r>
        <w:rPr>
          <w:rFonts w:cs="Arial"/>
        </w:rPr>
        <w:t>Środki komunikacji:</w:t>
      </w:r>
    </w:p>
    <w:p w14:paraId="22429CD5" w14:textId="77777777" w:rsidR="00EB33FB" w:rsidRDefault="00EB33FB">
      <w:pPr>
        <w:numPr>
          <w:ilvl w:val="0"/>
          <w:numId w:val="8"/>
        </w:numPr>
        <w:spacing w:line="360" w:lineRule="auto"/>
        <w:jc w:val="both"/>
        <w:rPr>
          <w:rFonts w:cs="Arial"/>
        </w:rPr>
        <w:pPrChange w:id="1486" w:author="aich" w:date="2014-12-08T06:13:00Z">
          <w:pPr>
            <w:numPr>
              <w:numId w:val="8"/>
            </w:numPr>
            <w:spacing w:line="360" w:lineRule="auto"/>
            <w:ind w:left="720" w:hanging="360"/>
          </w:pPr>
        </w:pPrChange>
      </w:pPr>
      <w:r>
        <w:rPr>
          <w:rFonts w:cs="Arial"/>
        </w:rPr>
        <w:t>E-mail</w:t>
      </w:r>
    </w:p>
    <w:p w14:paraId="12E5F8C3" w14:textId="77777777" w:rsidR="00EB33FB" w:rsidRDefault="00EB33FB">
      <w:pPr>
        <w:numPr>
          <w:ilvl w:val="0"/>
          <w:numId w:val="8"/>
        </w:numPr>
        <w:spacing w:line="360" w:lineRule="auto"/>
        <w:jc w:val="both"/>
        <w:rPr>
          <w:rFonts w:cs="Arial"/>
        </w:rPr>
        <w:pPrChange w:id="1487" w:author="aich" w:date="2014-12-08T06:13:00Z">
          <w:pPr>
            <w:numPr>
              <w:numId w:val="8"/>
            </w:numPr>
            <w:spacing w:line="360" w:lineRule="auto"/>
            <w:ind w:left="720" w:hanging="360"/>
          </w:pPr>
        </w:pPrChange>
      </w:pPr>
      <w:r>
        <w:rPr>
          <w:rFonts w:cs="Arial"/>
        </w:rPr>
        <w:t>Skype</w:t>
      </w:r>
    </w:p>
    <w:p w14:paraId="53F3029F" w14:textId="77777777" w:rsidR="00EB33FB" w:rsidRDefault="00EB33FB">
      <w:pPr>
        <w:numPr>
          <w:ilvl w:val="0"/>
          <w:numId w:val="8"/>
        </w:numPr>
        <w:spacing w:line="360" w:lineRule="auto"/>
        <w:jc w:val="both"/>
        <w:rPr>
          <w:rFonts w:cs="Arial"/>
        </w:rPr>
        <w:pPrChange w:id="1488" w:author="aich" w:date="2014-12-08T06:13:00Z">
          <w:pPr>
            <w:numPr>
              <w:numId w:val="8"/>
            </w:numPr>
            <w:spacing w:line="360" w:lineRule="auto"/>
            <w:ind w:left="720" w:hanging="360"/>
          </w:pPr>
        </w:pPrChange>
      </w:pPr>
      <w:r>
        <w:rPr>
          <w:rFonts w:cs="Arial"/>
        </w:rPr>
        <w:t>Facebook</w:t>
      </w:r>
    </w:p>
    <w:p w14:paraId="34484600" w14:textId="77777777" w:rsidR="00EB33FB" w:rsidRDefault="00EB33FB">
      <w:pPr>
        <w:spacing w:line="360" w:lineRule="auto"/>
        <w:jc w:val="both"/>
        <w:rPr>
          <w:rFonts w:cs="Arial"/>
        </w:rPr>
        <w:pPrChange w:id="1489" w:author="aich" w:date="2014-12-08T06:13:00Z">
          <w:pPr>
            <w:spacing w:line="360" w:lineRule="auto"/>
          </w:pPr>
        </w:pPrChange>
      </w:pPr>
      <w:r>
        <w:rPr>
          <w:rFonts w:cs="Arial"/>
        </w:rPr>
        <w:t>Spotkania:</w:t>
      </w:r>
    </w:p>
    <w:p w14:paraId="20AC4483" w14:textId="77777777" w:rsidR="00B92E46" w:rsidRDefault="00B92E46">
      <w:pPr>
        <w:numPr>
          <w:ilvl w:val="0"/>
          <w:numId w:val="9"/>
        </w:numPr>
        <w:spacing w:line="360" w:lineRule="auto"/>
        <w:jc w:val="both"/>
        <w:rPr>
          <w:rFonts w:cs="Arial"/>
        </w:rPr>
        <w:pPrChange w:id="1490" w:author="aich" w:date="2014-12-08T06:13:00Z">
          <w:pPr>
            <w:numPr>
              <w:numId w:val="9"/>
            </w:numPr>
            <w:spacing w:line="360" w:lineRule="auto"/>
            <w:ind w:left="720" w:hanging="360"/>
          </w:pPr>
        </w:pPrChange>
      </w:pPr>
      <w:r>
        <w:rPr>
          <w:rFonts w:cs="Arial"/>
        </w:rPr>
        <w:t>Konsultacje z opiekunem projektu – Politechnika Gdańska EA 624, wtorki 17:15</w:t>
      </w:r>
    </w:p>
    <w:p w14:paraId="62D6F325" w14:textId="77777777" w:rsidR="00EB33FB" w:rsidRDefault="00B92E46">
      <w:pPr>
        <w:numPr>
          <w:ilvl w:val="0"/>
          <w:numId w:val="9"/>
        </w:numPr>
        <w:spacing w:line="360" w:lineRule="auto"/>
        <w:jc w:val="both"/>
        <w:rPr>
          <w:rFonts w:cs="Arial"/>
        </w:rPr>
        <w:pPrChange w:id="1491" w:author="aich" w:date="2014-12-08T06:13:00Z">
          <w:pPr>
            <w:numPr>
              <w:numId w:val="9"/>
            </w:numPr>
            <w:spacing w:line="360" w:lineRule="auto"/>
            <w:ind w:left="720" w:hanging="360"/>
          </w:pPr>
        </w:pPrChange>
      </w:pPr>
      <w:r>
        <w:rPr>
          <w:rFonts w:cs="Arial"/>
        </w:rPr>
        <w:t xml:space="preserve">Codzienny Scrum – codziennie 10 minut, o różnych porach jeżeli jesteśmy za zajęciach w tym samym czasie, miejscem spotkania jest Politechnika Gdańska. W przypadku dni wolnych, lub dni bez wspólnych zajęć spotkanie odbywa się na skype, lubi pisemnie na facebook’u. </w:t>
      </w:r>
    </w:p>
    <w:p w14:paraId="6CB4B817" w14:textId="77777777" w:rsidR="0022013A" w:rsidRDefault="0022013A">
      <w:pPr>
        <w:spacing w:line="360" w:lineRule="auto"/>
        <w:jc w:val="both"/>
        <w:rPr>
          <w:rFonts w:cs="Arial"/>
        </w:rPr>
        <w:pPrChange w:id="1492" w:author="aich" w:date="2014-12-08T06:13:00Z">
          <w:pPr>
            <w:spacing w:line="360" w:lineRule="auto"/>
          </w:pPr>
        </w:pPrChange>
      </w:pPr>
    </w:p>
    <w:p w14:paraId="7C9343E4" w14:textId="77777777" w:rsidR="00CE2164" w:rsidRPr="0022013A" w:rsidRDefault="00CE2164">
      <w:pPr>
        <w:pStyle w:val="Nagwek4"/>
        <w:jc w:val="both"/>
        <w:pPrChange w:id="1493" w:author="aich" w:date="2014-12-08T06:13:00Z">
          <w:pPr>
            <w:numPr>
              <w:numId w:val="7"/>
            </w:numPr>
            <w:spacing w:line="360" w:lineRule="auto"/>
            <w:ind w:left="720" w:hanging="360"/>
          </w:pPr>
        </w:pPrChange>
      </w:pPr>
      <w:r w:rsidRPr="0022013A">
        <w:t>Dokumentacja</w:t>
      </w:r>
    </w:p>
    <w:p w14:paraId="2B505D56" w14:textId="77777777" w:rsidR="00B92E46" w:rsidRDefault="00B92E46">
      <w:pPr>
        <w:spacing w:line="360" w:lineRule="auto"/>
        <w:ind w:firstLine="360"/>
        <w:jc w:val="both"/>
        <w:rPr>
          <w:rFonts w:cs="Arial"/>
        </w:rPr>
        <w:pPrChange w:id="1494" w:author="aich" w:date="2014-12-08T06:13:00Z">
          <w:pPr>
            <w:spacing w:line="360" w:lineRule="auto"/>
            <w:ind w:firstLine="360"/>
          </w:pPr>
        </w:pPrChange>
      </w:pPr>
      <w:r>
        <w:rPr>
          <w:rFonts w:cs="Arial"/>
        </w:rPr>
        <w:t xml:space="preserve">Dokumentacja zostanie wytworzona za pomocą programu Microsoft Word 2010. Product backlog jak </w:t>
      </w:r>
      <w:r w:rsidR="00B53123">
        <w:rPr>
          <w:rFonts w:cs="Arial"/>
        </w:rPr>
        <w:t xml:space="preserve">i sprint backlog znajdują się na stronie </w:t>
      </w:r>
      <w:r>
        <w:rPr>
          <w:rFonts w:cs="Arial"/>
        </w:rPr>
        <w:t>pod adresem: (</w:t>
      </w:r>
      <w:r w:rsidR="00CE1514">
        <w:fldChar w:fldCharType="begin"/>
      </w:r>
      <w:r w:rsidR="00CE1514">
        <w:instrText xml:space="preserve"> HYPERLINK "http://rga.acunote.com/projects" </w:instrText>
      </w:r>
      <w:r w:rsidR="00CE1514">
        <w:fldChar w:fldCharType="separate"/>
      </w:r>
      <w:r w:rsidR="00B53123" w:rsidRPr="006F3B51">
        <w:rPr>
          <w:rStyle w:val="Hipercze"/>
          <w:rFonts w:cs="Arial"/>
        </w:rPr>
        <w:t>http://rga.acunote.com/projects</w:t>
      </w:r>
      <w:r w:rsidR="00CE1514">
        <w:rPr>
          <w:rStyle w:val="Hipercze"/>
          <w:rFonts w:cs="Arial"/>
        </w:rPr>
        <w:fldChar w:fldCharType="end"/>
      </w:r>
      <w:r>
        <w:rPr>
          <w:rFonts w:cs="Arial"/>
        </w:rPr>
        <w:t>).</w:t>
      </w:r>
      <w:r w:rsidR="00B53123">
        <w:rPr>
          <w:rFonts w:cs="Arial"/>
        </w:rPr>
        <w:t xml:space="preserve"> Oprócz dokumentacji powstanie również plik infrastruktury projektu.</w:t>
      </w:r>
    </w:p>
    <w:p w14:paraId="77F5C2B5" w14:textId="77777777" w:rsidR="00B53123" w:rsidRDefault="00B53123">
      <w:pPr>
        <w:spacing w:line="360" w:lineRule="auto"/>
        <w:ind w:firstLine="360"/>
        <w:jc w:val="both"/>
        <w:rPr>
          <w:rFonts w:cs="Arial"/>
        </w:rPr>
        <w:pPrChange w:id="1495" w:author="aich" w:date="2014-12-08T06:13:00Z">
          <w:pPr>
            <w:spacing w:line="360" w:lineRule="auto"/>
            <w:ind w:firstLine="360"/>
          </w:pPr>
        </w:pPrChange>
      </w:pPr>
    </w:p>
    <w:p w14:paraId="14B90B04" w14:textId="77777777" w:rsidR="00B53123" w:rsidRDefault="00B53123">
      <w:pPr>
        <w:spacing w:line="360" w:lineRule="auto"/>
        <w:jc w:val="both"/>
        <w:rPr>
          <w:rFonts w:cs="Arial"/>
        </w:rPr>
        <w:pPrChange w:id="1496" w:author="aich" w:date="2014-12-08T06:13:00Z">
          <w:pPr>
            <w:spacing w:line="360" w:lineRule="auto"/>
          </w:pPr>
        </w:pPrChange>
      </w:pPr>
      <w:r>
        <w:rPr>
          <w:rFonts w:cs="Arial"/>
        </w:rPr>
        <w:t>Dokumenty powstające przy każdym sprincie:</w:t>
      </w:r>
    </w:p>
    <w:p w14:paraId="0D9E27C8" w14:textId="77777777" w:rsidR="00B53123" w:rsidRDefault="00B53123">
      <w:pPr>
        <w:numPr>
          <w:ilvl w:val="0"/>
          <w:numId w:val="10"/>
        </w:numPr>
        <w:spacing w:line="360" w:lineRule="auto"/>
        <w:jc w:val="both"/>
        <w:rPr>
          <w:rFonts w:cs="Arial"/>
        </w:rPr>
        <w:pPrChange w:id="1497" w:author="aich" w:date="2014-12-08T06:13:00Z">
          <w:pPr>
            <w:numPr>
              <w:numId w:val="10"/>
            </w:numPr>
            <w:spacing w:line="360" w:lineRule="auto"/>
            <w:ind w:left="720" w:hanging="360"/>
          </w:pPr>
        </w:pPrChange>
      </w:pPr>
      <w:r>
        <w:rPr>
          <w:rFonts w:cs="Arial"/>
        </w:rPr>
        <w:t>Sprint x Backlog (gotowy na początku sprintu)</w:t>
      </w:r>
    </w:p>
    <w:p w14:paraId="3AB27F1E" w14:textId="77777777" w:rsidR="00B53123" w:rsidRDefault="00B53123">
      <w:pPr>
        <w:numPr>
          <w:ilvl w:val="0"/>
          <w:numId w:val="10"/>
        </w:numPr>
        <w:spacing w:line="360" w:lineRule="auto"/>
        <w:jc w:val="both"/>
        <w:rPr>
          <w:rFonts w:cs="Arial"/>
        </w:rPr>
        <w:pPrChange w:id="1498" w:author="aich" w:date="2014-12-08T06:13:00Z">
          <w:pPr>
            <w:numPr>
              <w:numId w:val="10"/>
            </w:numPr>
            <w:spacing w:line="360" w:lineRule="auto"/>
            <w:ind w:left="720" w:hanging="360"/>
          </w:pPr>
        </w:pPrChange>
      </w:pPr>
      <w:r>
        <w:rPr>
          <w:rFonts w:cs="Arial"/>
        </w:rPr>
        <w:t>Sprint x wydanie (gotowe na końcu sprintu)</w:t>
      </w:r>
    </w:p>
    <w:p w14:paraId="73067699" w14:textId="77777777" w:rsidR="0022013A" w:rsidRDefault="0022013A">
      <w:pPr>
        <w:spacing w:line="360" w:lineRule="auto"/>
        <w:jc w:val="both"/>
        <w:rPr>
          <w:rFonts w:cs="Arial"/>
        </w:rPr>
        <w:pPrChange w:id="1499" w:author="aich" w:date="2014-12-08T06:13:00Z">
          <w:pPr>
            <w:spacing w:line="360" w:lineRule="auto"/>
          </w:pPr>
        </w:pPrChange>
      </w:pPr>
    </w:p>
    <w:p w14:paraId="41A3E870" w14:textId="77777777" w:rsidR="00CE2164" w:rsidRPr="0022013A" w:rsidRDefault="00CE2164">
      <w:pPr>
        <w:pStyle w:val="Nagwek4"/>
        <w:jc w:val="both"/>
        <w:pPrChange w:id="1500" w:author="aich" w:date="2014-12-08T06:13:00Z">
          <w:pPr>
            <w:numPr>
              <w:numId w:val="7"/>
            </w:numPr>
            <w:spacing w:line="360" w:lineRule="auto"/>
            <w:ind w:left="720" w:hanging="360"/>
          </w:pPr>
        </w:pPrChange>
      </w:pPr>
      <w:r w:rsidRPr="0022013A">
        <w:t>Współdzielenie dokumentów i kodu</w:t>
      </w:r>
    </w:p>
    <w:p w14:paraId="3A75D38C" w14:textId="77777777" w:rsidR="00B53123" w:rsidRDefault="00977A1E">
      <w:pPr>
        <w:numPr>
          <w:ilvl w:val="0"/>
          <w:numId w:val="11"/>
        </w:numPr>
        <w:spacing w:line="360" w:lineRule="auto"/>
        <w:jc w:val="both"/>
        <w:rPr>
          <w:rFonts w:cs="Arial"/>
        </w:rPr>
        <w:pPrChange w:id="1501" w:author="aich" w:date="2014-12-08T06:13:00Z">
          <w:pPr>
            <w:numPr>
              <w:numId w:val="11"/>
            </w:numPr>
            <w:spacing w:line="360" w:lineRule="auto"/>
            <w:ind w:left="720" w:hanging="360"/>
          </w:pPr>
        </w:pPrChange>
      </w:pPr>
      <w:r>
        <w:rPr>
          <w:rFonts w:cs="Arial"/>
        </w:rPr>
        <w:t>system kontroli wersji Git</w:t>
      </w:r>
    </w:p>
    <w:p w14:paraId="1CB4177F" w14:textId="77777777" w:rsidR="00977A1E" w:rsidRDefault="00977A1E">
      <w:pPr>
        <w:numPr>
          <w:ilvl w:val="0"/>
          <w:numId w:val="11"/>
        </w:numPr>
        <w:spacing w:line="360" w:lineRule="auto"/>
        <w:jc w:val="both"/>
        <w:rPr>
          <w:rFonts w:cs="Arial"/>
        </w:rPr>
        <w:pPrChange w:id="1502" w:author="aich" w:date="2014-12-08T06:13:00Z">
          <w:pPr>
            <w:numPr>
              <w:numId w:val="11"/>
            </w:numPr>
            <w:spacing w:line="360" w:lineRule="auto"/>
            <w:ind w:left="720" w:hanging="360"/>
          </w:pPr>
        </w:pPrChange>
      </w:pPr>
      <w:r>
        <w:rPr>
          <w:rFonts w:cs="Arial"/>
        </w:rPr>
        <w:t>projekt przechowywany na codeplex pod adresem (</w:t>
      </w:r>
      <w:r w:rsidR="00CE1514">
        <w:fldChar w:fldCharType="begin"/>
      </w:r>
      <w:r w:rsidR="00CE1514">
        <w:instrText xml:space="preserve"> HYPERLINK "https://rga.codeplex.com" </w:instrText>
      </w:r>
      <w:r w:rsidR="00CE1514">
        <w:fldChar w:fldCharType="separate"/>
      </w:r>
      <w:r w:rsidRPr="006F3B51">
        <w:rPr>
          <w:rStyle w:val="Hipercze"/>
          <w:rFonts w:cs="Arial"/>
        </w:rPr>
        <w:t>https://rga.codeplex.com</w:t>
      </w:r>
      <w:r w:rsidR="00CE1514">
        <w:rPr>
          <w:rStyle w:val="Hipercze"/>
          <w:rFonts w:cs="Arial"/>
        </w:rPr>
        <w:fldChar w:fldCharType="end"/>
      </w:r>
      <w:r>
        <w:rPr>
          <w:rFonts w:cs="Arial"/>
        </w:rPr>
        <w:t>)</w:t>
      </w:r>
    </w:p>
    <w:p w14:paraId="436AC14C" w14:textId="77777777" w:rsidR="00977A1E" w:rsidRDefault="00977A1E">
      <w:pPr>
        <w:numPr>
          <w:ilvl w:val="0"/>
          <w:numId w:val="11"/>
        </w:numPr>
        <w:spacing w:line="360" w:lineRule="auto"/>
        <w:jc w:val="both"/>
        <w:rPr>
          <w:rFonts w:cs="Arial"/>
        </w:rPr>
        <w:pPrChange w:id="1503" w:author="aich" w:date="2014-12-08T06:13:00Z">
          <w:pPr>
            <w:numPr>
              <w:numId w:val="11"/>
            </w:numPr>
            <w:spacing w:line="360" w:lineRule="auto"/>
            <w:ind w:left="720" w:hanging="360"/>
          </w:pPr>
        </w:pPrChange>
      </w:pPr>
      <w:r>
        <w:rPr>
          <w:rFonts w:cs="Arial"/>
        </w:rPr>
        <w:t>współdzielenie dokumentacji oraz innych plików związanych z projektem na DropBox’ie</w:t>
      </w:r>
    </w:p>
    <w:p w14:paraId="28E79F54" w14:textId="77777777" w:rsidR="0022013A" w:rsidRPr="0022013A" w:rsidRDefault="0022013A">
      <w:pPr>
        <w:spacing w:line="360" w:lineRule="auto"/>
        <w:jc w:val="both"/>
        <w:rPr>
          <w:rFonts w:cs="Arial"/>
          <w:sz w:val="28"/>
          <w:szCs w:val="28"/>
          <w:u w:val="single"/>
        </w:rPr>
        <w:pPrChange w:id="1504" w:author="aich" w:date="2014-12-08T06:13:00Z">
          <w:pPr>
            <w:spacing w:line="360" w:lineRule="auto"/>
          </w:pPr>
        </w:pPrChange>
      </w:pPr>
    </w:p>
    <w:p w14:paraId="07149B19" w14:textId="77777777" w:rsidR="00A95BAF" w:rsidRPr="00A95BAF" w:rsidRDefault="00CE2164">
      <w:pPr>
        <w:pStyle w:val="Nagwek4"/>
        <w:jc w:val="both"/>
        <w:pPrChange w:id="1505" w:author="aich" w:date="2014-12-08T06:13:00Z">
          <w:pPr>
            <w:numPr>
              <w:numId w:val="7"/>
            </w:numPr>
            <w:spacing w:line="360" w:lineRule="auto"/>
            <w:ind w:left="720" w:hanging="360"/>
          </w:pPr>
        </w:pPrChange>
      </w:pPr>
      <w:r w:rsidRPr="0022013A">
        <w:t>Narzędzia</w:t>
      </w:r>
    </w:p>
    <w:p w14:paraId="6A1C204A" w14:textId="77777777" w:rsidR="00977A1E" w:rsidRDefault="00977A1E">
      <w:pPr>
        <w:numPr>
          <w:ilvl w:val="0"/>
          <w:numId w:val="12"/>
        </w:numPr>
        <w:spacing w:line="360" w:lineRule="auto"/>
        <w:jc w:val="both"/>
        <w:rPr>
          <w:rFonts w:cs="Arial"/>
        </w:rPr>
        <w:pPrChange w:id="1506" w:author="aich" w:date="2014-12-08T06:13:00Z">
          <w:pPr>
            <w:numPr>
              <w:numId w:val="12"/>
            </w:numPr>
            <w:spacing w:line="360" w:lineRule="auto"/>
            <w:ind w:left="720" w:hanging="360"/>
          </w:pPr>
        </w:pPrChange>
      </w:pPr>
      <w:r>
        <w:rPr>
          <w:rFonts w:cs="Arial"/>
        </w:rPr>
        <w:t>Środowisko programistyczne – Visual Studio 2013</w:t>
      </w:r>
    </w:p>
    <w:p w14:paraId="51C7E5FB" w14:textId="77777777" w:rsidR="00977A1E" w:rsidRDefault="00977A1E">
      <w:pPr>
        <w:numPr>
          <w:ilvl w:val="0"/>
          <w:numId w:val="12"/>
        </w:numPr>
        <w:spacing w:line="360" w:lineRule="auto"/>
        <w:jc w:val="both"/>
        <w:rPr>
          <w:rFonts w:cs="Arial"/>
        </w:rPr>
        <w:pPrChange w:id="1507" w:author="aich" w:date="2014-12-08T06:13:00Z">
          <w:pPr>
            <w:numPr>
              <w:numId w:val="12"/>
            </w:numPr>
            <w:spacing w:line="360" w:lineRule="auto"/>
            <w:ind w:left="720" w:hanging="360"/>
          </w:pPr>
        </w:pPrChange>
      </w:pPr>
      <w:r>
        <w:rPr>
          <w:rFonts w:cs="Arial"/>
        </w:rPr>
        <w:t>Testowanie systemu</w:t>
      </w:r>
    </w:p>
    <w:p w14:paraId="5933440D" w14:textId="77777777" w:rsidR="00977A1E" w:rsidRDefault="00977A1E">
      <w:pPr>
        <w:numPr>
          <w:ilvl w:val="1"/>
          <w:numId w:val="12"/>
        </w:numPr>
        <w:spacing w:line="360" w:lineRule="auto"/>
        <w:jc w:val="both"/>
        <w:rPr>
          <w:rFonts w:cs="Arial"/>
        </w:rPr>
        <w:pPrChange w:id="1508" w:author="aich" w:date="2014-12-08T06:13:00Z">
          <w:pPr>
            <w:numPr>
              <w:ilvl w:val="1"/>
              <w:numId w:val="12"/>
            </w:numPr>
            <w:spacing w:line="360" w:lineRule="auto"/>
            <w:ind w:left="1440" w:hanging="360"/>
          </w:pPr>
        </w:pPrChange>
      </w:pPr>
      <w:r>
        <w:rPr>
          <w:rFonts w:cs="Arial"/>
        </w:rPr>
        <w:t>Testy jednostkowe</w:t>
      </w:r>
    </w:p>
    <w:p w14:paraId="09016D68" w14:textId="77777777" w:rsidR="00977A1E" w:rsidRDefault="00977A1E">
      <w:pPr>
        <w:numPr>
          <w:ilvl w:val="1"/>
          <w:numId w:val="12"/>
        </w:numPr>
        <w:spacing w:line="360" w:lineRule="auto"/>
        <w:jc w:val="both"/>
        <w:rPr>
          <w:rFonts w:cs="Arial"/>
        </w:rPr>
        <w:pPrChange w:id="1509" w:author="aich" w:date="2014-12-08T06:13:00Z">
          <w:pPr>
            <w:numPr>
              <w:ilvl w:val="1"/>
              <w:numId w:val="12"/>
            </w:numPr>
            <w:spacing w:line="360" w:lineRule="auto"/>
            <w:ind w:left="1440" w:hanging="360"/>
          </w:pPr>
        </w:pPrChange>
      </w:pPr>
      <w:r>
        <w:rPr>
          <w:rFonts w:cs="Arial"/>
        </w:rPr>
        <w:t>Testy funkcjonalne</w:t>
      </w:r>
    </w:p>
    <w:p w14:paraId="5D310B7A" w14:textId="77777777" w:rsidR="00977A1E" w:rsidRDefault="00977A1E">
      <w:pPr>
        <w:numPr>
          <w:ilvl w:val="0"/>
          <w:numId w:val="12"/>
        </w:numPr>
        <w:spacing w:line="360" w:lineRule="auto"/>
        <w:jc w:val="both"/>
        <w:rPr>
          <w:rFonts w:cs="Arial"/>
        </w:rPr>
        <w:pPrChange w:id="1510" w:author="aich" w:date="2014-12-08T06:13:00Z">
          <w:pPr>
            <w:numPr>
              <w:numId w:val="12"/>
            </w:numPr>
            <w:spacing w:line="360" w:lineRule="auto"/>
            <w:ind w:left="720" w:hanging="360"/>
          </w:pPr>
        </w:pPrChange>
      </w:pPr>
      <w:r>
        <w:rPr>
          <w:rFonts w:cs="Arial"/>
        </w:rPr>
        <w:t>Komunikatory</w:t>
      </w:r>
    </w:p>
    <w:p w14:paraId="1789943D" w14:textId="77777777" w:rsidR="00977A1E" w:rsidRDefault="00977A1E">
      <w:pPr>
        <w:numPr>
          <w:ilvl w:val="1"/>
          <w:numId w:val="12"/>
        </w:numPr>
        <w:spacing w:line="360" w:lineRule="auto"/>
        <w:jc w:val="both"/>
        <w:rPr>
          <w:rFonts w:cs="Arial"/>
        </w:rPr>
        <w:pPrChange w:id="1511" w:author="aich" w:date="2014-12-08T06:13:00Z">
          <w:pPr>
            <w:numPr>
              <w:ilvl w:val="1"/>
              <w:numId w:val="12"/>
            </w:numPr>
            <w:spacing w:line="360" w:lineRule="auto"/>
            <w:ind w:left="1440" w:hanging="360"/>
          </w:pPr>
        </w:pPrChange>
      </w:pPr>
      <w:r>
        <w:rPr>
          <w:rFonts w:cs="Arial"/>
        </w:rPr>
        <w:t>Facebook, Skype</w:t>
      </w:r>
    </w:p>
    <w:p w14:paraId="1836FBC2" w14:textId="77777777" w:rsidR="00977A1E" w:rsidRDefault="00977A1E">
      <w:pPr>
        <w:numPr>
          <w:ilvl w:val="0"/>
          <w:numId w:val="12"/>
        </w:numPr>
        <w:spacing w:line="360" w:lineRule="auto"/>
        <w:jc w:val="both"/>
        <w:rPr>
          <w:rFonts w:cs="Arial"/>
        </w:rPr>
        <w:pPrChange w:id="1512" w:author="aich" w:date="2014-12-08T06:13:00Z">
          <w:pPr>
            <w:numPr>
              <w:numId w:val="12"/>
            </w:numPr>
            <w:spacing w:line="360" w:lineRule="auto"/>
            <w:ind w:left="720" w:hanging="360"/>
          </w:pPr>
        </w:pPrChange>
      </w:pPr>
      <w:r>
        <w:rPr>
          <w:rFonts w:cs="Arial"/>
        </w:rPr>
        <w:t>Prowadzenie backlog’a</w:t>
      </w:r>
    </w:p>
    <w:p w14:paraId="5E290BB2" w14:textId="77777777" w:rsidR="00977A1E" w:rsidRDefault="00977A1E">
      <w:pPr>
        <w:numPr>
          <w:ilvl w:val="1"/>
          <w:numId w:val="12"/>
        </w:numPr>
        <w:spacing w:line="360" w:lineRule="auto"/>
        <w:jc w:val="both"/>
        <w:rPr>
          <w:rFonts w:cs="Arial"/>
        </w:rPr>
        <w:pPrChange w:id="1513" w:author="aich" w:date="2014-12-08T06:13:00Z">
          <w:pPr>
            <w:numPr>
              <w:ilvl w:val="1"/>
              <w:numId w:val="12"/>
            </w:numPr>
            <w:spacing w:line="360" w:lineRule="auto"/>
            <w:ind w:left="1440" w:hanging="360"/>
          </w:pPr>
        </w:pPrChange>
      </w:pPr>
      <w:r>
        <w:rPr>
          <w:rFonts w:cs="Arial"/>
        </w:rPr>
        <w:t>Ac</w:t>
      </w:r>
      <w:r w:rsidR="0022013A">
        <w:rPr>
          <w:rFonts w:cs="Arial"/>
        </w:rPr>
        <w:t>unote</w:t>
      </w:r>
    </w:p>
    <w:p w14:paraId="17E31C75" w14:textId="77777777" w:rsidR="00977A1E" w:rsidRDefault="00977A1E">
      <w:pPr>
        <w:numPr>
          <w:ilvl w:val="0"/>
          <w:numId w:val="12"/>
        </w:numPr>
        <w:spacing w:line="360" w:lineRule="auto"/>
        <w:jc w:val="both"/>
        <w:rPr>
          <w:rFonts w:cs="Arial"/>
        </w:rPr>
        <w:pPrChange w:id="1514" w:author="aich" w:date="2014-12-08T06:13:00Z">
          <w:pPr>
            <w:numPr>
              <w:numId w:val="12"/>
            </w:numPr>
            <w:spacing w:line="360" w:lineRule="auto"/>
            <w:ind w:left="720" w:hanging="360"/>
          </w:pPr>
        </w:pPrChange>
      </w:pPr>
      <w:r>
        <w:rPr>
          <w:rFonts w:cs="Arial"/>
        </w:rPr>
        <w:t>Wersjonowanie kodu i dokumentów</w:t>
      </w:r>
    </w:p>
    <w:p w14:paraId="0C0E45DC" w14:textId="77777777" w:rsidR="0022013A" w:rsidRDefault="0022013A">
      <w:pPr>
        <w:numPr>
          <w:ilvl w:val="1"/>
          <w:numId w:val="12"/>
        </w:numPr>
        <w:spacing w:line="360" w:lineRule="auto"/>
        <w:jc w:val="both"/>
        <w:rPr>
          <w:rFonts w:cs="Arial"/>
        </w:rPr>
        <w:pPrChange w:id="1515" w:author="aich" w:date="2014-12-08T06:13:00Z">
          <w:pPr>
            <w:numPr>
              <w:ilvl w:val="1"/>
              <w:numId w:val="12"/>
            </w:numPr>
            <w:spacing w:line="360" w:lineRule="auto"/>
            <w:ind w:left="1440" w:hanging="360"/>
          </w:pPr>
        </w:pPrChange>
      </w:pPr>
      <w:r>
        <w:rPr>
          <w:rFonts w:cs="Arial"/>
        </w:rPr>
        <w:t>Wykorzystanie Git’a</w:t>
      </w:r>
    </w:p>
    <w:p w14:paraId="48EBF2BE" w14:textId="77777777" w:rsidR="00977A1E" w:rsidRDefault="00977A1E">
      <w:pPr>
        <w:numPr>
          <w:ilvl w:val="0"/>
          <w:numId w:val="12"/>
        </w:numPr>
        <w:spacing w:line="360" w:lineRule="auto"/>
        <w:jc w:val="both"/>
        <w:rPr>
          <w:rFonts w:cs="Arial"/>
        </w:rPr>
        <w:pPrChange w:id="1516" w:author="aich" w:date="2014-12-08T06:13:00Z">
          <w:pPr>
            <w:numPr>
              <w:numId w:val="12"/>
            </w:numPr>
            <w:spacing w:line="360" w:lineRule="auto"/>
            <w:ind w:left="720" w:hanging="360"/>
          </w:pPr>
        </w:pPrChange>
      </w:pPr>
      <w:r>
        <w:rPr>
          <w:rFonts w:cs="Arial"/>
        </w:rPr>
        <w:lastRenderedPageBreak/>
        <w:t>Współdzielenie materiałów dydaktycznych</w:t>
      </w:r>
    </w:p>
    <w:p w14:paraId="3DCC9825" w14:textId="77777777" w:rsidR="0022013A" w:rsidRDefault="0022013A">
      <w:pPr>
        <w:numPr>
          <w:ilvl w:val="1"/>
          <w:numId w:val="12"/>
        </w:numPr>
        <w:spacing w:line="360" w:lineRule="auto"/>
        <w:jc w:val="both"/>
        <w:rPr>
          <w:rFonts w:cs="Arial"/>
        </w:rPr>
        <w:pPrChange w:id="1517" w:author="aich" w:date="2014-12-08T06:13:00Z">
          <w:pPr>
            <w:numPr>
              <w:ilvl w:val="1"/>
              <w:numId w:val="12"/>
            </w:numPr>
            <w:spacing w:line="360" w:lineRule="auto"/>
            <w:ind w:left="1440" w:hanging="360"/>
          </w:pPr>
        </w:pPrChange>
      </w:pPr>
      <w:r>
        <w:rPr>
          <w:rFonts w:cs="Arial"/>
        </w:rPr>
        <w:t>Za pomocą DropBox’a na prywatnych kontach</w:t>
      </w:r>
    </w:p>
    <w:p w14:paraId="416A6543" w14:textId="69AFF82C" w:rsidR="00977A1E" w:rsidRDefault="00977A1E">
      <w:pPr>
        <w:numPr>
          <w:ilvl w:val="0"/>
          <w:numId w:val="12"/>
        </w:numPr>
        <w:spacing w:line="360" w:lineRule="auto"/>
        <w:jc w:val="both"/>
        <w:rPr>
          <w:rFonts w:cs="Arial"/>
        </w:rPr>
        <w:pPrChange w:id="1518" w:author="aich" w:date="2014-12-08T06:13:00Z">
          <w:pPr>
            <w:numPr>
              <w:numId w:val="12"/>
            </w:numPr>
            <w:spacing w:line="360" w:lineRule="auto"/>
            <w:ind w:left="720" w:hanging="360"/>
          </w:pPr>
        </w:pPrChange>
      </w:pPr>
      <w:r>
        <w:rPr>
          <w:rFonts w:cs="Arial"/>
        </w:rPr>
        <w:t>Wykorzystane biblioteki</w:t>
      </w:r>
      <w:ins w:id="1519" w:author="Speedziarz" w:date="2014-12-07T23:41:00Z">
        <w:r w:rsidR="00F21939">
          <w:rPr>
            <w:rFonts w:cs="Arial"/>
          </w:rPr>
          <w:t xml:space="preserve"> </w:t>
        </w:r>
      </w:ins>
      <w:ins w:id="1520" w:author="Speedziarz" w:date="2014-12-07T23:42:00Z">
        <w:r w:rsidR="00F21939">
          <w:rPr>
            <w:rFonts w:cs="Arial"/>
          </w:rPr>
          <w:t>(najbardziej istotne dla projektu zostały pogrubione)</w:t>
        </w:r>
      </w:ins>
    </w:p>
    <w:p w14:paraId="2584DDFA" w14:textId="77777777" w:rsidR="0022013A" w:rsidRDefault="0022013A">
      <w:pPr>
        <w:numPr>
          <w:ilvl w:val="1"/>
          <w:numId w:val="12"/>
        </w:numPr>
        <w:spacing w:line="360" w:lineRule="auto"/>
        <w:jc w:val="both"/>
        <w:rPr>
          <w:rFonts w:cs="Arial"/>
        </w:rPr>
        <w:pPrChange w:id="1521" w:author="aich" w:date="2014-12-08T06:13:00Z">
          <w:pPr>
            <w:numPr>
              <w:ilvl w:val="1"/>
              <w:numId w:val="12"/>
            </w:numPr>
            <w:spacing w:line="360" w:lineRule="auto"/>
            <w:ind w:left="1440" w:hanging="360"/>
          </w:pPr>
        </w:pPrChange>
      </w:pPr>
      <w:r>
        <w:rPr>
          <w:rFonts w:cs="Arial"/>
        </w:rPr>
        <w:t>Bing APIs (Portable)</w:t>
      </w:r>
    </w:p>
    <w:p w14:paraId="135E8141" w14:textId="77777777" w:rsidR="0022013A" w:rsidDel="00F21939" w:rsidRDefault="0022013A">
      <w:pPr>
        <w:numPr>
          <w:ilvl w:val="1"/>
          <w:numId w:val="12"/>
        </w:numPr>
        <w:spacing w:line="360" w:lineRule="auto"/>
        <w:jc w:val="both"/>
        <w:rPr>
          <w:del w:id="1522" w:author="Speedziarz" w:date="2014-12-07T23:40:00Z"/>
          <w:rFonts w:cs="Arial"/>
        </w:rPr>
        <w:pPrChange w:id="1523" w:author="aich" w:date="2014-12-08T06:13:00Z">
          <w:pPr>
            <w:numPr>
              <w:ilvl w:val="1"/>
              <w:numId w:val="12"/>
            </w:numPr>
            <w:spacing w:line="360" w:lineRule="auto"/>
            <w:ind w:left="1440" w:hanging="360"/>
          </w:pPr>
        </w:pPrChange>
      </w:pPr>
      <w:del w:id="1524" w:author="Speedziarz" w:date="2014-12-07T23:40:00Z">
        <w:r w:rsidDel="00F21939">
          <w:rPr>
            <w:rFonts w:cs="Arial"/>
          </w:rPr>
          <w:delText>Gmaps-api-net</w:delText>
        </w:r>
      </w:del>
    </w:p>
    <w:p w14:paraId="2617CD21" w14:textId="77777777" w:rsidR="0022013A" w:rsidDel="00F21939" w:rsidRDefault="22B7A049">
      <w:pPr>
        <w:numPr>
          <w:ilvl w:val="1"/>
          <w:numId w:val="12"/>
        </w:numPr>
        <w:spacing w:line="360" w:lineRule="auto"/>
        <w:jc w:val="both"/>
        <w:rPr>
          <w:del w:id="1525" w:author="Speedziarz" w:date="2014-12-07T23:40:00Z"/>
          <w:rFonts w:cs="Arial"/>
        </w:rPr>
        <w:pPrChange w:id="1526" w:author="aich" w:date="2014-12-08T06:13:00Z">
          <w:pPr>
            <w:numPr>
              <w:ilvl w:val="1"/>
              <w:numId w:val="12"/>
            </w:numPr>
            <w:spacing w:line="360" w:lineRule="auto"/>
            <w:ind w:left="1440" w:hanging="360"/>
          </w:pPr>
        </w:pPrChange>
      </w:pPr>
      <w:del w:id="1527" w:author="Speedziarz" w:date="2014-12-07T23:40:00Z">
        <w:r w:rsidRPr="22B7A049" w:rsidDel="00F21939">
          <w:rPr>
            <w:rFonts w:eastAsia="Arial" w:cs="Arial"/>
          </w:rPr>
          <w:delText>jQuery</w:delText>
        </w:r>
      </w:del>
    </w:p>
    <w:p w14:paraId="40235577" w14:textId="6177F609" w:rsidR="00150F61" w:rsidRPr="00150F61" w:rsidRDefault="0022013A">
      <w:pPr>
        <w:numPr>
          <w:ilvl w:val="1"/>
          <w:numId w:val="12"/>
        </w:numPr>
        <w:spacing w:line="360" w:lineRule="auto"/>
        <w:jc w:val="both"/>
        <w:rPr>
          <w:ins w:id="1528" w:author="Speedziarz" w:date="2014-12-07T23:37:00Z"/>
          <w:rFonts w:cs="Arial"/>
        </w:rPr>
        <w:pPrChange w:id="1529" w:author="aich" w:date="2014-12-08T06:13:00Z">
          <w:pPr>
            <w:numPr>
              <w:ilvl w:val="1"/>
              <w:numId w:val="12"/>
            </w:numPr>
            <w:spacing w:line="360" w:lineRule="auto"/>
            <w:ind w:left="1440" w:hanging="360"/>
          </w:pPr>
        </w:pPrChange>
      </w:pPr>
      <w:del w:id="1530" w:author="Speedziarz" w:date="2014-12-07T23:40:00Z">
        <w:r w:rsidDel="00F21939">
          <w:rPr>
            <w:rFonts w:cs="Arial"/>
          </w:rPr>
          <w:delText>jQuery UI</w:delText>
        </w:r>
      </w:del>
      <w:ins w:id="1531" w:author="Speedziarz" w:date="2014-12-07T23:37:00Z">
        <w:r w:rsidR="00150F61" w:rsidRPr="00150F61">
          <w:rPr>
            <w:rFonts w:cs="Arial"/>
          </w:rPr>
          <w:t>angularjs.TypeScript.DefinitelyTyped (wersja 2.2.3)</w:t>
        </w:r>
      </w:ins>
    </w:p>
    <w:p w14:paraId="269287FB" w14:textId="77777777" w:rsidR="00150F61" w:rsidRPr="00150F61" w:rsidRDefault="00150F61">
      <w:pPr>
        <w:numPr>
          <w:ilvl w:val="1"/>
          <w:numId w:val="12"/>
        </w:numPr>
        <w:spacing w:line="360" w:lineRule="auto"/>
        <w:jc w:val="both"/>
        <w:rPr>
          <w:ins w:id="1532" w:author="Speedziarz" w:date="2014-12-07T23:37:00Z"/>
          <w:rFonts w:cs="Arial"/>
        </w:rPr>
        <w:pPrChange w:id="1533" w:author="aich" w:date="2014-12-08T06:13:00Z">
          <w:pPr>
            <w:numPr>
              <w:ilvl w:val="1"/>
              <w:numId w:val="12"/>
            </w:numPr>
            <w:spacing w:line="360" w:lineRule="auto"/>
            <w:ind w:left="1440" w:hanging="360"/>
          </w:pPr>
        </w:pPrChange>
      </w:pPr>
      <w:ins w:id="1534" w:author="Speedziarz" w:date="2014-12-07T23:37:00Z">
        <w:r w:rsidRPr="00150F61">
          <w:rPr>
            <w:rFonts w:cs="Arial"/>
          </w:rPr>
          <w:t>Antlr (wersja 3.5.0.2)</w:t>
        </w:r>
      </w:ins>
    </w:p>
    <w:p w14:paraId="5E77622D" w14:textId="77777777" w:rsidR="00150F61" w:rsidRPr="00150F61" w:rsidRDefault="00150F61">
      <w:pPr>
        <w:numPr>
          <w:ilvl w:val="1"/>
          <w:numId w:val="12"/>
        </w:numPr>
        <w:spacing w:line="360" w:lineRule="auto"/>
        <w:jc w:val="both"/>
        <w:rPr>
          <w:ins w:id="1535" w:author="Speedziarz" w:date="2014-12-07T23:37:00Z"/>
          <w:rFonts w:cs="Arial"/>
        </w:rPr>
        <w:pPrChange w:id="1536" w:author="aich" w:date="2014-12-08T06:13:00Z">
          <w:pPr>
            <w:numPr>
              <w:ilvl w:val="1"/>
              <w:numId w:val="12"/>
            </w:numPr>
            <w:spacing w:line="360" w:lineRule="auto"/>
            <w:ind w:left="1440" w:hanging="360"/>
          </w:pPr>
        </w:pPrChange>
      </w:pPr>
      <w:ins w:id="1537" w:author="Speedziarz" w:date="2014-12-07T23:37:00Z">
        <w:r w:rsidRPr="00150F61">
          <w:rPr>
            <w:rFonts w:cs="Arial"/>
          </w:rPr>
          <w:t>Bing.RestClient (wersja 0.8.0)</w:t>
        </w:r>
      </w:ins>
    </w:p>
    <w:p w14:paraId="24FE48D1" w14:textId="77777777" w:rsidR="00150F61" w:rsidRPr="00150F61" w:rsidRDefault="00150F61">
      <w:pPr>
        <w:numPr>
          <w:ilvl w:val="1"/>
          <w:numId w:val="12"/>
        </w:numPr>
        <w:spacing w:line="360" w:lineRule="auto"/>
        <w:jc w:val="both"/>
        <w:rPr>
          <w:ins w:id="1538" w:author="Speedziarz" w:date="2014-12-07T23:37:00Z"/>
          <w:rFonts w:cs="Arial"/>
        </w:rPr>
        <w:pPrChange w:id="1539" w:author="aich" w:date="2014-12-08T06:13:00Z">
          <w:pPr>
            <w:numPr>
              <w:ilvl w:val="1"/>
              <w:numId w:val="12"/>
            </w:numPr>
            <w:spacing w:line="360" w:lineRule="auto"/>
            <w:ind w:left="1440" w:hanging="360"/>
          </w:pPr>
        </w:pPrChange>
      </w:pPr>
      <w:ins w:id="1540" w:author="Speedziarz" w:date="2014-12-07T23:37:00Z">
        <w:r w:rsidRPr="00F21939">
          <w:rPr>
            <w:rFonts w:cs="Arial"/>
            <w:b/>
            <w:rPrChange w:id="1541" w:author="Speedziarz" w:date="2014-12-07T23:41:00Z">
              <w:rPr>
                <w:rFonts w:cs="Arial"/>
              </w:rPr>
            </w:rPrChange>
          </w:rPr>
          <w:t>bootstrap</w:t>
        </w:r>
        <w:r w:rsidRPr="00150F61">
          <w:rPr>
            <w:rFonts w:cs="Arial"/>
          </w:rPr>
          <w:t xml:space="preserve"> (wersja 3.3.1)</w:t>
        </w:r>
      </w:ins>
    </w:p>
    <w:p w14:paraId="4A3C460D" w14:textId="77777777" w:rsidR="00150F61" w:rsidRPr="00150F61" w:rsidRDefault="00150F61">
      <w:pPr>
        <w:numPr>
          <w:ilvl w:val="1"/>
          <w:numId w:val="12"/>
        </w:numPr>
        <w:spacing w:line="360" w:lineRule="auto"/>
        <w:jc w:val="both"/>
        <w:rPr>
          <w:ins w:id="1542" w:author="Speedziarz" w:date="2014-12-07T23:37:00Z"/>
          <w:rFonts w:cs="Arial"/>
        </w:rPr>
        <w:pPrChange w:id="1543" w:author="aich" w:date="2014-12-08T06:13:00Z">
          <w:pPr>
            <w:numPr>
              <w:ilvl w:val="1"/>
              <w:numId w:val="12"/>
            </w:numPr>
            <w:spacing w:line="360" w:lineRule="auto"/>
            <w:ind w:left="1440" w:hanging="360"/>
          </w:pPr>
        </w:pPrChange>
      </w:pPr>
      <w:ins w:id="1544" w:author="Speedziarz" w:date="2014-12-07T23:37:00Z">
        <w:r w:rsidRPr="00F21939">
          <w:rPr>
            <w:rFonts w:cs="Arial"/>
            <w:b/>
            <w:rPrChange w:id="1545" w:author="Speedziarz" w:date="2014-12-07T23:41:00Z">
              <w:rPr>
                <w:rFonts w:cs="Arial"/>
              </w:rPr>
            </w:rPrChange>
          </w:rPr>
          <w:t>EntityFramework</w:t>
        </w:r>
        <w:r w:rsidRPr="00150F61">
          <w:rPr>
            <w:rFonts w:cs="Arial"/>
          </w:rPr>
          <w:t xml:space="preserve"> (wersja 6.1.1)</w:t>
        </w:r>
      </w:ins>
    </w:p>
    <w:p w14:paraId="05584F8C" w14:textId="77777777" w:rsidR="00150F61" w:rsidRPr="00150F61" w:rsidRDefault="00150F61">
      <w:pPr>
        <w:numPr>
          <w:ilvl w:val="1"/>
          <w:numId w:val="12"/>
        </w:numPr>
        <w:spacing w:line="360" w:lineRule="auto"/>
        <w:jc w:val="both"/>
        <w:rPr>
          <w:ins w:id="1546" w:author="Speedziarz" w:date="2014-12-07T23:37:00Z"/>
          <w:rFonts w:cs="Arial"/>
        </w:rPr>
        <w:pPrChange w:id="1547" w:author="aich" w:date="2014-12-08T06:13:00Z">
          <w:pPr>
            <w:numPr>
              <w:ilvl w:val="1"/>
              <w:numId w:val="12"/>
            </w:numPr>
            <w:spacing w:line="360" w:lineRule="auto"/>
            <w:ind w:left="1440" w:hanging="360"/>
          </w:pPr>
        </w:pPrChange>
      </w:pPr>
      <w:ins w:id="1548" w:author="Speedziarz" w:date="2014-12-07T23:37:00Z">
        <w:r w:rsidRPr="00F21939">
          <w:rPr>
            <w:rFonts w:cs="Arial"/>
            <w:b/>
            <w:rPrChange w:id="1549" w:author="Speedziarz" w:date="2014-12-07T23:41:00Z">
              <w:rPr>
                <w:rFonts w:cs="Arial"/>
              </w:rPr>
            </w:rPrChange>
          </w:rPr>
          <w:t>gmaps-api-net</w:t>
        </w:r>
        <w:r w:rsidRPr="00150F61">
          <w:rPr>
            <w:rFonts w:cs="Arial"/>
          </w:rPr>
          <w:t xml:space="preserve"> (wersja 0.12.115)</w:t>
        </w:r>
      </w:ins>
    </w:p>
    <w:p w14:paraId="27F053C6" w14:textId="77777777" w:rsidR="00150F61" w:rsidRPr="00150F61" w:rsidRDefault="00150F61">
      <w:pPr>
        <w:numPr>
          <w:ilvl w:val="1"/>
          <w:numId w:val="12"/>
        </w:numPr>
        <w:spacing w:line="360" w:lineRule="auto"/>
        <w:jc w:val="both"/>
        <w:rPr>
          <w:ins w:id="1550" w:author="Speedziarz" w:date="2014-12-07T23:37:00Z"/>
          <w:rFonts w:cs="Arial"/>
          <w:lang w:val="en-US"/>
          <w:rPrChange w:id="1551" w:author="Speedziarz" w:date="2014-12-07T23:37:00Z">
            <w:rPr>
              <w:ins w:id="1552" w:author="Speedziarz" w:date="2014-12-07T23:37:00Z"/>
              <w:rFonts w:cs="Arial"/>
            </w:rPr>
          </w:rPrChange>
        </w:rPr>
        <w:pPrChange w:id="1553" w:author="aich" w:date="2014-12-08T06:13:00Z">
          <w:pPr>
            <w:numPr>
              <w:ilvl w:val="1"/>
              <w:numId w:val="12"/>
            </w:numPr>
            <w:spacing w:line="360" w:lineRule="auto"/>
            <w:ind w:left="1440" w:hanging="360"/>
          </w:pPr>
        </w:pPrChange>
      </w:pPr>
      <w:ins w:id="1554" w:author="Speedziarz" w:date="2014-12-07T23:37:00Z">
        <w:r w:rsidRPr="00150F61">
          <w:rPr>
            <w:rFonts w:cs="Arial"/>
            <w:lang w:val="en-US"/>
            <w:rPrChange w:id="1555" w:author="Speedziarz" w:date="2014-12-07T23:37:00Z">
              <w:rPr>
                <w:rFonts w:cs="Arial"/>
              </w:rPr>
            </w:rPrChange>
          </w:rPr>
          <w:t>google.maps.d.ts (wersja 1.0.10)</w:t>
        </w:r>
      </w:ins>
    </w:p>
    <w:p w14:paraId="49CAA952" w14:textId="77777777" w:rsidR="00150F61" w:rsidRPr="00150F61" w:rsidRDefault="00150F61">
      <w:pPr>
        <w:numPr>
          <w:ilvl w:val="1"/>
          <w:numId w:val="12"/>
        </w:numPr>
        <w:spacing w:line="360" w:lineRule="auto"/>
        <w:jc w:val="both"/>
        <w:rPr>
          <w:ins w:id="1556" w:author="Speedziarz" w:date="2014-12-07T23:37:00Z"/>
          <w:rFonts w:cs="Arial"/>
        </w:rPr>
        <w:pPrChange w:id="1557" w:author="aich" w:date="2014-12-08T06:13:00Z">
          <w:pPr>
            <w:numPr>
              <w:ilvl w:val="1"/>
              <w:numId w:val="12"/>
            </w:numPr>
            <w:spacing w:line="360" w:lineRule="auto"/>
            <w:ind w:left="1440" w:hanging="360"/>
          </w:pPr>
        </w:pPrChange>
      </w:pPr>
      <w:ins w:id="1558" w:author="Speedziarz" w:date="2014-12-07T23:37:00Z">
        <w:r w:rsidRPr="00F21939">
          <w:rPr>
            <w:rFonts w:cs="Arial"/>
            <w:b/>
            <w:rPrChange w:id="1559" w:author="Speedziarz" w:date="2014-12-07T23:41:00Z">
              <w:rPr>
                <w:rFonts w:cs="Arial"/>
              </w:rPr>
            </w:rPrChange>
          </w:rPr>
          <w:t>GoogleMapsApi</w:t>
        </w:r>
        <w:r w:rsidRPr="00150F61">
          <w:rPr>
            <w:rFonts w:cs="Arial"/>
          </w:rPr>
          <w:t xml:space="preserve"> (wersja 0.40.0.0)</w:t>
        </w:r>
      </w:ins>
    </w:p>
    <w:p w14:paraId="7ECE992F" w14:textId="77777777" w:rsidR="00150F61" w:rsidRPr="00150F61" w:rsidRDefault="00150F61">
      <w:pPr>
        <w:numPr>
          <w:ilvl w:val="1"/>
          <w:numId w:val="12"/>
        </w:numPr>
        <w:spacing w:line="360" w:lineRule="auto"/>
        <w:jc w:val="both"/>
        <w:rPr>
          <w:ins w:id="1560" w:author="Speedziarz" w:date="2014-12-07T23:37:00Z"/>
          <w:rFonts w:cs="Arial"/>
        </w:rPr>
        <w:pPrChange w:id="1561" w:author="aich" w:date="2014-12-08T06:13:00Z">
          <w:pPr>
            <w:numPr>
              <w:ilvl w:val="1"/>
              <w:numId w:val="12"/>
            </w:numPr>
            <w:spacing w:line="360" w:lineRule="auto"/>
            <w:ind w:left="1440" w:hanging="360"/>
          </w:pPr>
        </w:pPrChange>
      </w:pPr>
      <w:ins w:id="1562" w:author="Speedziarz" w:date="2014-12-07T23:37:00Z">
        <w:r w:rsidRPr="00F21939">
          <w:rPr>
            <w:rFonts w:cs="Arial"/>
            <w:b/>
            <w:rPrChange w:id="1563" w:author="Speedziarz" w:date="2014-12-07T23:41:00Z">
              <w:rPr>
                <w:rFonts w:cs="Arial"/>
              </w:rPr>
            </w:rPrChange>
          </w:rPr>
          <w:t>jQuery</w:t>
        </w:r>
        <w:r w:rsidRPr="00150F61">
          <w:rPr>
            <w:rFonts w:cs="Arial"/>
          </w:rPr>
          <w:t xml:space="preserve"> (wersja 2.1.1)</w:t>
        </w:r>
      </w:ins>
    </w:p>
    <w:p w14:paraId="56D79D94" w14:textId="77777777" w:rsidR="00150F61" w:rsidRPr="00150F61" w:rsidRDefault="00150F61">
      <w:pPr>
        <w:numPr>
          <w:ilvl w:val="1"/>
          <w:numId w:val="12"/>
        </w:numPr>
        <w:spacing w:line="360" w:lineRule="auto"/>
        <w:jc w:val="both"/>
        <w:rPr>
          <w:ins w:id="1564" w:author="Speedziarz" w:date="2014-12-07T23:37:00Z"/>
          <w:rFonts w:cs="Arial"/>
          <w:lang w:val="en-US"/>
          <w:rPrChange w:id="1565" w:author="Speedziarz" w:date="2014-12-07T23:37:00Z">
            <w:rPr>
              <w:ins w:id="1566" w:author="Speedziarz" w:date="2014-12-07T23:37:00Z"/>
              <w:rFonts w:cs="Arial"/>
            </w:rPr>
          </w:rPrChange>
        </w:rPr>
        <w:pPrChange w:id="1567" w:author="aich" w:date="2014-12-08T06:13:00Z">
          <w:pPr>
            <w:numPr>
              <w:ilvl w:val="1"/>
              <w:numId w:val="12"/>
            </w:numPr>
            <w:spacing w:line="360" w:lineRule="auto"/>
            <w:ind w:left="1440" w:hanging="360"/>
          </w:pPr>
        </w:pPrChange>
      </w:pPr>
      <w:ins w:id="1568" w:author="Speedziarz" w:date="2014-12-07T23:37:00Z">
        <w:r w:rsidRPr="00150F61">
          <w:rPr>
            <w:rFonts w:cs="Arial"/>
            <w:lang w:val="en-US"/>
            <w:rPrChange w:id="1569" w:author="Speedziarz" w:date="2014-12-07T23:37:00Z">
              <w:rPr>
                <w:rFonts w:cs="Arial"/>
              </w:rPr>
            </w:rPrChange>
          </w:rPr>
          <w:t>jquery.blockUI.TypeScript.DefinitelyTyped (wersja 0.0.3)</w:t>
        </w:r>
      </w:ins>
    </w:p>
    <w:p w14:paraId="28C51A32" w14:textId="77777777" w:rsidR="00150F61" w:rsidRPr="00150F61" w:rsidRDefault="00150F61">
      <w:pPr>
        <w:numPr>
          <w:ilvl w:val="1"/>
          <w:numId w:val="12"/>
        </w:numPr>
        <w:spacing w:line="360" w:lineRule="auto"/>
        <w:jc w:val="both"/>
        <w:rPr>
          <w:ins w:id="1570" w:author="Speedziarz" w:date="2014-12-07T23:37:00Z"/>
          <w:rFonts w:cs="Arial"/>
        </w:rPr>
        <w:pPrChange w:id="1571" w:author="aich" w:date="2014-12-08T06:13:00Z">
          <w:pPr>
            <w:numPr>
              <w:ilvl w:val="1"/>
              <w:numId w:val="12"/>
            </w:numPr>
            <w:spacing w:line="360" w:lineRule="auto"/>
            <w:ind w:left="1440" w:hanging="360"/>
          </w:pPr>
        </w:pPrChange>
      </w:pPr>
      <w:ins w:id="1572" w:author="Speedziarz" w:date="2014-12-07T23:37:00Z">
        <w:r w:rsidRPr="00150F61">
          <w:rPr>
            <w:rFonts w:cs="Arial"/>
          </w:rPr>
          <w:t>jquery.TypeScript.DefinitelyTyped (wersja 1.4.0)</w:t>
        </w:r>
      </w:ins>
    </w:p>
    <w:p w14:paraId="2C8ACB6E" w14:textId="77777777" w:rsidR="00150F61" w:rsidRPr="00150F61" w:rsidRDefault="00150F61">
      <w:pPr>
        <w:numPr>
          <w:ilvl w:val="1"/>
          <w:numId w:val="12"/>
        </w:numPr>
        <w:spacing w:line="360" w:lineRule="auto"/>
        <w:jc w:val="both"/>
        <w:rPr>
          <w:ins w:id="1573" w:author="Speedziarz" w:date="2014-12-07T23:37:00Z"/>
          <w:rFonts w:cs="Arial"/>
        </w:rPr>
        <w:pPrChange w:id="1574" w:author="aich" w:date="2014-12-08T06:13:00Z">
          <w:pPr>
            <w:numPr>
              <w:ilvl w:val="1"/>
              <w:numId w:val="12"/>
            </w:numPr>
            <w:spacing w:line="360" w:lineRule="auto"/>
            <w:ind w:left="1440" w:hanging="360"/>
          </w:pPr>
        </w:pPrChange>
      </w:pPr>
      <w:ins w:id="1575" w:author="Speedziarz" w:date="2014-12-07T23:37:00Z">
        <w:r w:rsidRPr="00F21939">
          <w:rPr>
            <w:rFonts w:cs="Arial"/>
            <w:b/>
            <w:rPrChange w:id="1576" w:author="Speedziarz" w:date="2014-12-07T23:41:00Z">
              <w:rPr>
                <w:rFonts w:cs="Arial"/>
              </w:rPr>
            </w:rPrChange>
          </w:rPr>
          <w:t>jQuery.UI.Combined</w:t>
        </w:r>
        <w:r w:rsidRPr="00150F61">
          <w:rPr>
            <w:rFonts w:cs="Arial"/>
          </w:rPr>
          <w:t xml:space="preserve"> (wersja 1.11.2)</w:t>
        </w:r>
      </w:ins>
    </w:p>
    <w:p w14:paraId="63AAF793" w14:textId="77777777" w:rsidR="00150F61" w:rsidRPr="00150F61" w:rsidRDefault="00150F61">
      <w:pPr>
        <w:numPr>
          <w:ilvl w:val="1"/>
          <w:numId w:val="12"/>
        </w:numPr>
        <w:spacing w:line="360" w:lineRule="auto"/>
        <w:jc w:val="both"/>
        <w:rPr>
          <w:ins w:id="1577" w:author="Speedziarz" w:date="2014-12-07T23:37:00Z"/>
          <w:rFonts w:cs="Arial"/>
          <w:lang w:val="en-US"/>
          <w:rPrChange w:id="1578" w:author="Speedziarz" w:date="2014-12-07T23:37:00Z">
            <w:rPr>
              <w:ins w:id="1579" w:author="Speedziarz" w:date="2014-12-07T23:37:00Z"/>
              <w:rFonts w:cs="Arial"/>
            </w:rPr>
          </w:rPrChange>
        </w:rPr>
        <w:pPrChange w:id="1580" w:author="aich" w:date="2014-12-08T06:13:00Z">
          <w:pPr>
            <w:numPr>
              <w:ilvl w:val="1"/>
              <w:numId w:val="12"/>
            </w:numPr>
            <w:spacing w:line="360" w:lineRule="auto"/>
            <w:ind w:left="1440" w:hanging="360"/>
          </w:pPr>
        </w:pPrChange>
      </w:pPr>
      <w:ins w:id="1581" w:author="Speedziarz" w:date="2014-12-07T23:37:00Z">
        <w:r w:rsidRPr="00150F61">
          <w:rPr>
            <w:rFonts w:cs="Arial"/>
            <w:lang w:val="en-US"/>
            <w:rPrChange w:id="1582" w:author="Speedziarz" w:date="2014-12-07T23:37:00Z">
              <w:rPr>
                <w:rFonts w:cs="Arial"/>
              </w:rPr>
            </w:rPrChange>
          </w:rPr>
          <w:t>jquery.ui.datetimepicker.TypeScript.DefinitelyTyped (wersja 0.0.6)</w:t>
        </w:r>
      </w:ins>
    </w:p>
    <w:p w14:paraId="30E8C095" w14:textId="77777777" w:rsidR="00150F61" w:rsidRPr="00150F61" w:rsidRDefault="00150F61">
      <w:pPr>
        <w:numPr>
          <w:ilvl w:val="1"/>
          <w:numId w:val="12"/>
        </w:numPr>
        <w:spacing w:line="360" w:lineRule="auto"/>
        <w:jc w:val="both"/>
        <w:rPr>
          <w:ins w:id="1583" w:author="Speedziarz" w:date="2014-12-07T23:37:00Z"/>
          <w:rFonts w:cs="Arial"/>
          <w:lang w:val="en-US"/>
          <w:rPrChange w:id="1584" w:author="Speedziarz" w:date="2014-12-07T23:37:00Z">
            <w:rPr>
              <w:ins w:id="1585" w:author="Speedziarz" w:date="2014-12-07T23:37:00Z"/>
              <w:rFonts w:cs="Arial"/>
            </w:rPr>
          </w:rPrChange>
        </w:rPr>
        <w:pPrChange w:id="1586" w:author="aich" w:date="2014-12-08T06:13:00Z">
          <w:pPr>
            <w:numPr>
              <w:ilvl w:val="1"/>
              <w:numId w:val="12"/>
            </w:numPr>
            <w:spacing w:line="360" w:lineRule="auto"/>
            <w:ind w:left="1440" w:hanging="360"/>
          </w:pPr>
        </w:pPrChange>
      </w:pPr>
      <w:ins w:id="1587" w:author="Speedziarz" w:date="2014-12-07T23:37:00Z">
        <w:r w:rsidRPr="00150F61">
          <w:rPr>
            <w:rFonts w:cs="Arial"/>
            <w:lang w:val="en-US"/>
            <w:rPrChange w:id="1588" w:author="Speedziarz" w:date="2014-12-07T23:37:00Z">
              <w:rPr>
                <w:rFonts w:cs="Arial"/>
              </w:rPr>
            </w:rPrChange>
          </w:rPr>
          <w:t>jquery.ui.layout.TypeScript.DefinitelyTyped (wersja 0.0.7)</w:t>
        </w:r>
      </w:ins>
    </w:p>
    <w:p w14:paraId="6C30E978" w14:textId="77777777" w:rsidR="00150F61" w:rsidRPr="00150F61" w:rsidRDefault="00150F61">
      <w:pPr>
        <w:numPr>
          <w:ilvl w:val="1"/>
          <w:numId w:val="12"/>
        </w:numPr>
        <w:spacing w:line="360" w:lineRule="auto"/>
        <w:jc w:val="both"/>
        <w:rPr>
          <w:ins w:id="1589" w:author="Speedziarz" w:date="2014-12-07T23:37:00Z"/>
          <w:rFonts w:cs="Arial"/>
        </w:rPr>
        <w:pPrChange w:id="1590" w:author="aich" w:date="2014-12-08T06:13:00Z">
          <w:pPr>
            <w:numPr>
              <w:ilvl w:val="1"/>
              <w:numId w:val="12"/>
            </w:numPr>
            <w:spacing w:line="360" w:lineRule="auto"/>
            <w:ind w:left="1440" w:hanging="360"/>
          </w:pPr>
        </w:pPrChange>
      </w:pPr>
      <w:ins w:id="1591" w:author="Speedziarz" w:date="2014-12-07T23:37:00Z">
        <w:r w:rsidRPr="00F21939">
          <w:rPr>
            <w:rFonts w:cs="Arial"/>
            <w:b/>
            <w:rPrChange w:id="1592" w:author="Speedziarz" w:date="2014-12-07T23:42:00Z">
              <w:rPr>
                <w:rFonts w:cs="Arial"/>
              </w:rPr>
            </w:rPrChange>
          </w:rPr>
          <w:t>jQuery.Validation</w:t>
        </w:r>
        <w:r w:rsidRPr="00150F61">
          <w:rPr>
            <w:rFonts w:cs="Arial"/>
          </w:rPr>
          <w:t xml:space="preserve"> (wersja 1.13.1)</w:t>
        </w:r>
      </w:ins>
    </w:p>
    <w:p w14:paraId="2B799C87" w14:textId="77777777" w:rsidR="00150F61" w:rsidRPr="00150F61" w:rsidRDefault="00150F61">
      <w:pPr>
        <w:numPr>
          <w:ilvl w:val="1"/>
          <w:numId w:val="12"/>
        </w:numPr>
        <w:spacing w:line="360" w:lineRule="auto"/>
        <w:jc w:val="both"/>
        <w:rPr>
          <w:ins w:id="1593" w:author="Speedziarz" w:date="2014-12-07T23:37:00Z"/>
          <w:rFonts w:cs="Arial"/>
        </w:rPr>
        <w:pPrChange w:id="1594" w:author="aich" w:date="2014-12-08T06:13:00Z">
          <w:pPr>
            <w:numPr>
              <w:ilvl w:val="1"/>
              <w:numId w:val="12"/>
            </w:numPr>
            <w:spacing w:line="360" w:lineRule="auto"/>
            <w:ind w:left="1440" w:hanging="360"/>
          </w:pPr>
        </w:pPrChange>
      </w:pPr>
      <w:ins w:id="1595" w:author="Speedziarz" w:date="2014-12-07T23:37:00Z">
        <w:r w:rsidRPr="00150F61">
          <w:rPr>
            <w:rFonts w:cs="Arial"/>
          </w:rPr>
          <w:t>jqueryui.TypeScript.DefinitelyTyped (wersja 0.3.5)</w:t>
        </w:r>
      </w:ins>
    </w:p>
    <w:p w14:paraId="7376AB4D" w14:textId="77777777" w:rsidR="00150F61" w:rsidRPr="00150F61" w:rsidRDefault="00150F61">
      <w:pPr>
        <w:numPr>
          <w:ilvl w:val="1"/>
          <w:numId w:val="12"/>
        </w:numPr>
        <w:spacing w:line="360" w:lineRule="auto"/>
        <w:jc w:val="both"/>
        <w:rPr>
          <w:ins w:id="1596" w:author="Speedziarz" w:date="2014-12-07T23:37:00Z"/>
          <w:rFonts w:cs="Arial"/>
          <w:lang w:val="en-US"/>
          <w:rPrChange w:id="1597" w:author="Speedziarz" w:date="2014-12-07T23:37:00Z">
            <w:rPr>
              <w:ins w:id="1598" w:author="Speedziarz" w:date="2014-12-07T23:37:00Z"/>
              <w:rFonts w:cs="Arial"/>
            </w:rPr>
          </w:rPrChange>
        </w:rPr>
        <w:pPrChange w:id="1599" w:author="aich" w:date="2014-12-08T06:13:00Z">
          <w:pPr>
            <w:numPr>
              <w:ilvl w:val="1"/>
              <w:numId w:val="12"/>
            </w:numPr>
            <w:spacing w:line="360" w:lineRule="auto"/>
            <w:ind w:left="1440" w:hanging="360"/>
          </w:pPr>
        </w:pPrChange>
      </w:pPr>
      <w:ins w:id="1600" w:author="Speedziarz" w:date="2014-12-07T23:37:00Z">
        <w:r w:rsidRPr="00150F61">
          <w:rPr>
            <w:rFonts w:cs="Arial"/>
            <w:lang w:val="en-US"/>
            <w:rPrChange w:id="1601" w:author="Speedziarz" w:date="2014-12-07T23:37:00Z">
              <w:rPr>
                <w:rFonts w:cs="Arial"/>
              </w:rPr>
            </w:rPrChange>
          </w:rPr>
          <w:t>Microsoft.AspNet.Identity.Core (wersja 2.1.0)</w:t>
        </w:r>
      </w:ins>
    </w:p>
    <w:p w14:paraId="2A969505" w14:textId="77777777" w:rsidR="00150F61" w:rsidRPr="00150F61" w:rsidRDefault="00150F61">
      <w:pPr>
        <w:numPr>
          <w:ilvl w:val="1"/>
          <w:numId w:val="12"/>
        </w:numPr>
        <w:spacing w:line="360" w:lineRule="auto"/>
        <w:jc w:val="both"/>
        <w:rPr>
          <w:ins w:id="1602" w:author="Speedziarz" w:date="2014-12-07T23:37:00Z"/>
          <w:rFonts w:cs="Arial"/>
          <w:lang w:val="en-US"/>
          <w:rPrChange w:id="1603" w:author="Speedziarz" w:date="2014-12-07T23:37:00Z">
            <w:rPr>
              <w:ins w:id="1604" w:author="Speedziarz" w:date="2014-12-07T23:37:00Z"/>
              <w:rFonts w:cs="Arial"/>
            </w:rPr>
          </w:rPrChange>
        </w:rPr>
        <w:pPrChange w:id="1605" w:author="aich" w:date="2014-12-08T06:13:00Z">
          <w:pPr>
            <w:numPr>
              <w:ilvl w:val="1"/>
              <w:numId w:val="12"/>
            </w:numPr>
            <w:spacing w:line="360" w:lineRule="auto"/>
            <w:ind w:left="1440" w:hanging="360"/>
          </w:pPr>
        </w:pPrChange>
      </w:pPr>
      <w:ins w:id="1606" w:author="Speedziarz" w:date="2014-12-07T23:37:00Z">
        <w:r w:rsidRPr="00150F61">
          <w:rPr>
            <w:rFonts w:cs="Arial"/>
            <w:lang w:val="en-US"/>
            <w:rPrChange w:id="1607" w:author="Speedziarz" w:date="2014-12-07T23:37:00Z">
              <w:rPr>
                <w:rFonts w:cs="Arial"/>
              </w:rPr>
            </w:rPrChange>
          </w:rPr>
          <w:t>Microsoft.AspNet.Identity.EntityFramework (wersja 2.1.0)</w:t>
        </w:r>
      </w:ins>
    </w:p>
    <w:p w14:paraId="6DDFB7F5" w14:textId="77777777" w:rsidR="00150F61" w:rsidRPr="00150F61" w:rsidRDefault="00150F61">
      <w:pPr>
        <w:numPr>
          <w:ilvl w:val="1"/>
          <w:numId w:val="12"/>
        </w:numPr>
        <w:spacing w:line="360" w:lineRule="auto"/>
        <w:jc w:val="both"/>
        <w:rPr>
          <w:ins w:id="1608" w:author="Speedziarz" w:date="2014-12-07T23:37:00Z"/>
          <w:rFonts w:cs="Arial"/>
          <w:lang w:val="en-US"/>
          <w:rPrChange w:id="1609" w:author="Speedziarz" w:date="2014-12-07T23:37:00Z">
            <w:rPr>
              <w:ins w:id="1610" w:author="Speedziarz" w:date="2014-12-07T23:37:00Z"/>
              <w:rFonts w:cs="Arial"/>
            </w:rPr>
          </w:rPrChange>
        </w:rPr>
        <w:pPrChange w:id="1611" w:author="aich" w:date="2014-12-08T06:13:00Z">
          <w:pPr>
            <w:numPr>
              <w:ilvl w:val="1"/>
              <w:numId w:val="12"/>
            </w:numPr>
            <w:spacing w:line="360" w:lineRule="auto"/>
            <w:ind w:left="1440" w:hanging="360"/>
          </w:pPr>
        </w:pPrChange>
      </w:pPr>
      <w:ins w:id="1612" w:author="Speedziarz" w:date="2014-12-07T23:37:00Z">
        <w:r w:rsidRPr="00150F61">
          <w:rPr>
            <w:rFonts w:cs="Arial"/>
            <w:lang w:val="en-US"/>
            <w:rPrChange w:id="1613" w:author="Speedziarz" w:date="2014-12-07T23:37:00Z">
              <w:rPr>
                <w:rFonts w:cs="Arial"/>
              </w:rPr>
            </w:rPrChange>
          </w:rPr>
          <w:t>Microsoft.AspNet.Identity.Owin (wersja 2.1.0)</w:t>
        </w:r>
      </w:ins>
    </w:p>
    <w:p w14:paraId="3AA1155C" w14:textId="77777777" w:rsidR="00150F61" w:rsidRPr="00150F61" w:rsidRDefault="00150F61">
      <w:pPr>
        <w:numPr>
          <w:ilvl w:val="1"/>
          <w:numId w:val="12"/>
        </w:numPr>
        <w:spacing w:line="360" w:lineRule="auto"/>
        <w:jc w:val="both"/>
        <w:rPr>
          <w:ins w:id="1614" w:author="Speedziarz" w:date="2014-12-07T23:37:00Z"/>
          <w:rFonts w:cs="Arial"/>
        </w:rPr>
        <w:pPrChange w:id="1615" w:author="aich" w:date="2014-12-08T06:13:00Z">
          <w:pPr>
            <w:numPr>
              <w:ilvl w:val="1"/>
              <w:numId w:val="12"/>
            </w:numPr>
            <w:spacing w:line="360" w:lineRule="auto"/>
            <w:ind w:left="1440" w:hanging="360"/>
          </w:pPr>
        </w:pPrChange>
      </w:pPr>
      <w:ins w:id="1616" w:author="Speedziarz" w:date="2014-12-07T23:37:00Z">
        <w:r w:rsidRPr="00F21939">
          <w:rPr>
            <w:rFonts w:cs="Arial"/>
            <w:b/>
            <w:rPrChange w:id="1617" w:author="Speedziarz" w:date="2014-12-07T23:43:00Z">
              <w:rPr>
                <w:rFonts w:cs="Arial"/>
              </w:rPr>
            </w:rPrChange>
          </w:rPr>
          <w:t>Microsoft.AspNet.Mvc</w:t>
        </w:r>
        <w:r w:rsidRPr="00150F61">
          <w:rPr>
            <w:rFonts w:cs="Arial"/>
          </w:rPr>
          <w:t xml:space="preserve"> (wersja 5.2.2)</w:t>
        </w:r>
      </w:ins>
    </w:p>
    <w:p w14:paraId="50BD3EDE" w14:textId="77777777" w:rsidR="00150F61" w:rsidRPr="00150F61" w:rsidRDefault="00150F61">
      <w:pPr>
        <w:numPr>
          <w:ilvl w:val="1"/>
          <w:numId w:val="12"/>
        </w:numPr>
        <w:spacing w:line="360" w:lineRule="auto"/>
        <w:jc w:val="both"/>
        <w:rPr>
          <w:ins w:id="1618" w:author="Speedziarz" w:date="2014-12-07T23:37:00Z"/>
          <w:rFonts w:cs="Arial"/>
        </w:rPr>
        <w:pPrChange w:id="1619" w:author="aich" w:date="2014-12-08T06:13:00Z">
          <w:pPr>
            <w:numPr>
              <w:ilvl w:val="1"/>
              <w:numId w:val="12"/>
            </w:numPr>
            <w:spacing w:line="360" w:lineRule="auto"/>
            <w:ind w:left="1440" w:hanging="360"/>
          </w:pPr>
        </w:pPrChange>
      </w:pPr>
      <w:ins w:id="1620" w:author="Speedziarz" w:date="2014-12-07T23:37:00Z">
        <w:r w:rsidRPr="00F21939">
          <w:rPr>
            <w:rFonts w:cs="Arial"/>
            <w:b/>
            <w:rPrChange w:id="1621" w:author="Speedziarz" w:date="2014-12-07T23:43:00Z">
              <w:rPr>
                <w:rFonts w:cs="Arial"/>
              </w:rPr>
            </w:rPrChange>
          </w:rPr>
          <w:t>Microsoft.AspNet.Razor</w:t>
        </w:r>
        <w:r w:rsidRPr="00150F61">
          <w:rPr>
            <w:rFonts w:cs="Arial"/>
          </w:rPr>
          <w:t xml:space="preserve"> (wersja 3.2.2)</w:t>
        </w:r>
      </w:ins>
    </w:p>
    <w:p w14:paraId="07219954" w14:textId="77777777" w:rsidR="00150F61" w:rsidRPr="00150F61" w:rsidRDefault="00150F61">
      <w:pPr>
        <w:numPr>
          <w:ilvl w:val="1"/>
          <w:numId w:val="12"/>
        </w:numPr>
        <w:spacing w:line="360" w:lineRule="auto"/>
        <w:jc w:val="both"/>
        <w:rPr>
          <w:ins w:id="1622" w:author="Speedziarz" w:date="2014-12-07T23:37:00Z"/>
          <w:rFonts w:cs="Arial"/>
          <w:lang w:val="en-US"/>
          <w:rPrChange w:id="1623" w:author="Speedziarz" w:date="2014-12-07T23:37:00Z">
            <w:rPr>
              <w:ins w:id="1624" w:author="Speedziarz" w:date="2014-12-07T23:37:00Z"/>
              <w:rFonts w:cs="Arial"/>
            </w:rPr>
          </w:rPrChange>
        </w:rPr>
        <w:pPrChange w:id="1625" w:author="aich" w:date="2014-12-08T06:13:00Z">
          <w:pPr>
            <w:numPr>
              <w:ilvl w:val="1"/>
              <w:numId w:val="12"/>
            </w:numPr>
            <w:spacing w:line="360" w:lineRule="auto"/>
            <w:ind w:left="1440" w:hanging="360"/>
          </w:pPr>
        </w:pPrChange>
      </w:pPr>
      <w:ins w:id="1626" w:author="Speedziarz" w:date="2014-12-07T23:37:00Z">
        <w:r w:rsidRPr="00150F61">
          <w:rPr>
            <w:rFonts w:cs="Arial"/>
            <w:lang w:val="en-US"/>
            <w:rPrChange w:id="1627" w:author="Speedziarz" w:date="2014-12-07T23:37:00Z">
              <w:rPr>
                <w:rFonts w:cs="Arial"/>
              </w:rPr>
            </w:rPrChange>
          </w:rPr>
          <w:t>Microsoft.AspNet.Web.Optimization (wersja 1.1.3)</w:t>
        </w:r>
      </w:ins>
    </w:p>
    <w:p w14:paraId="2F03D45A" w14:textId="77777777" w:rsidR="00150F61" w:rsidRPr="00150F61" w:rsidRDefault="00150F61">
      <w:pPr>
        <w:numPr>
          <w:ilvl w:val="1"/>
          <w:numId w:val="12"/>
        </w:numPr>
        <w:spacing w:line="360" w:lineRule="auto"/>
        <w:jc w:val="both"/>
        <w:rPr>
          <w:ins w:id="1628" w:author="Speedziarz" w:date="2014-12-07T23:37:00Z"/>
          <w:rFonts w:cs="Arial"/>
        </w:rPr>
        <w:pPrChange w:id="1629" w:author="aich" w:date="2014-12-08T06:13:00Z">
          <w:pPr>
            <w:numPr>
              <w:ilvl w:val="1"/>
              <w:numId w:val="12"/>
            </w:numPr>
            <w:spacing w:line="360" w:lineRule="auto"/>
            <w:ind w:left="1440" w:hanging="360"/>
          </w:pPr>
        </w:pPrChange>
      </w:pPr>
      <w:ins w:id="1630" w:author="Speedziarz" w:date="2014-12-07T23:37:00Z">
        <w:r w:rsidRPr="00150F61">
          <w:rPr>
            <w:rFonts w:cs="Arial"/>
          </w:rPr>
          <w:t>Microsoft.AspNet.WebPages (wersja 3.2.2)</w:t>
        </w:r>
      </w:ins>
    </w:p>
    <w:p w14:paraId="40F65A4F" w14:textId="77777777" w:rsidR="00150F61" w:rsidRPr="00150F61" w:rsidRDefault="00150F61">
      <w:pPr>
        <w:numPr>
          <w:ilvl w:val="1"/>
          <w:numId w:val="12"/>
        </w:numPr>
        <w:spacing w:line="360" w:lineRule="auto"/>
        <w:jc w:val="both"/>
        <w:rPr>
          <w:ins w:id="1631" w:author="Speedziarz" w:date="2014-12-07T23:37:00Z"/>
          <w:rFonts w:cs="Arial"/>
        </w:rPr>
        <w:pPrChange w:id="1632" w:author="aich" w:date="2014-12-08T06:13:00Z">
          <w:pPr>
            <w:numPr>
              <w:ilvl w:val="1"/>
              <w:numId w:val="12"/>
            </w:numPr>
            <w:spacing w:line="360" w:lineRule="auto"/>
            <w:ind w:left="1440" w:hanging="360"/>
          </w:pPr>
        </w:pPrChange>
      </w:pPr>
      <w:ins w:id="1633" w:author="Speedziarz" w:date="2014-12-07T23:37:00Z">
        <w:r w:rsidRPr="00150F61">
          <w:rPr>
            <w:rFonts w:cs="Arial"/>
          </w:rPr>
          <w:t>Microsoft.Bcl (wersja 1.1.9)</w:t>
        </w:r>
      </w:ins>
    </w:p>
    <w:p w14:paraId="45F36BD4" w14:textId="77777777" w:rsidR="00150F61" w:rsidRPr="00150F61" w:rsidRDefault="00150F61">
      <w:pPr>
        <w:numPr>
          <w:ilvl w:val="1"/>
          <w:numId w:val="12"/>
        </w:numPr>
        <w:spacing w:line="360" w:lineRule="auto"/>
        <w:jc w:val="both"/>
        <w:rPr>
          <w:ins w:id="1634" w:author="Speedziarz" w:date="2014-12-07T23:37:00Z"/>
          <w:rFonts w:cs="Arial"/>
        </w:rPr>
        <w:pPrChange w:id="1635" w:author="aich" w:date="2014-12-08T06:13:00Z">
          <w:pPr>
            <w:numPr>
              <w:ilvl w:val="1"/>
              <w:numId w:val="12"/>
            </w:numPr>
            <w:spacing w:line="360" w:lineRule="auto"/>
            <w:ind w:left="1440" w:hanging="360"/>
          </w:pPr>
        </w:pPrChange>
      </w:pPr>
      <w:ins w:id="1636" w:author="Speedziarz" w:date="2014-12-07T23:37:00Z">
        <w:r w:rsidRPr="00150F61">
          <w:rPr>
            <w:rFonts w:cs="Arial"/>
          </w:rPr>
          <w:t>Microsoft.Bcl.Async (wersja 1.0.168)</w:t>
        </w:r>
      </w:ins>
    </w:p>
    <w:p w14:paraId="267C89C5" w14:textId="77777777" w:rsidR="00150F61" w:rsidRPr="00150F61" w:rsidRDefault="00150F61">
      <w:pPr>
        <w:numPr>
          <w:ilvl w:val="1"/>
          <w:numId w:val="12"/>
        </w:numPr>
        <w:spacing w:line="360" w:lineRule="auto"/>
        <w:jc w:val="both"/>
        <w:rPr>
          <w:ins w:id="1637" w:author="Speedziarz" w:date="2014-12-07T23:37:00Z"/>
          <w:rFonts w:cs="Arial"/>
        </w:rPr>
        <w:pPrChange w:id="1638" w:author="aich" w:date="2014-12-08T06:13:00Z">
          <w:pPr>
            <w:numPr>
              <w:ilvl w:val="1"/>
              <w:numId w:val="12"/>
            </w:numPr>
            <w:spacing w:line="360" w:lineRule="auto"/>
            <w:ind w:left="1440" w:hanging="360"/>
          </w:pPr>
        </w:pPrChange>
      </w:pPr>
      <w:ins w:id="1639" w:author="Speedziarz" w:date="2014-12-07T23:37:00Z">
        <w:r w:rsidRPr="00150F61">
          <w:rPr>
            <w:rFonts w:cs="Arial"/>
          </w:rPr>
          <w:t>Microsoft.Bcl.Build (wersja 1.0.14)</w:t>
        </w:r>
      </w:ins>
    </w:p>
    <w:p w14:paraId="12BE17AC" w14:textId="77777777" w:rsidR="00150F61" w:rsidRPr="00150F61" w:rsidRDefault="00150F61">
      <w:pPr>
        <w:numPr>
          <w:ilvl w:val="1"/>
          <w:numId w:val="12"/>
        </w:numPr>
        <w:spacing w:line="360" w:lineRule="auto"/>
        <w:jc w:val="both"/>
        <w:rPr>
          <w:ins w:id="1640" w:author="Speedziarz" w:date="2014-12-07T23:37:00Z"/>
          <w:rFonts w:cs="Arial"/>
        </w:rPr>
        <w:pPrChange w:id="1641" w:author="aich" w:date="2014-12-08T06:13:00Z">
          <w:pPr>
            <w:numPr>
              <w:ilvl w:val="1"/>
              <w:numId w:val="12"/>
            </w:numPr>
            <w:spacing w:line="360" w:lineRule="auto"/>
            <w:ind w:left="1440" w:hanging="360"/>
          </w:pPr>
        </w:pPrChange>
      </w:pPr>
      <w:ins w:id="1642" w:author="Speedziarz" w:date="2014-12-07T23:37:00Z">
        <w:r w:rsidRPr="00F21939">
          <w:rPr>
            <w:rFonts w:cs="Arial"/>
            <w:b/>
            <w:rPrChange w:id="1643" w:author="Speedziarz" w:date="2014-12-07T23:42:00Z">
              <w:rPr>
                <w:rFonts w:cs="Arial"/>
              </w:rPr>
            </w:rPrChange>
          </w:rPr>
          <w:t>Microsoft.jQuery.Unobtrusive.Ajax</w:t>
        </w:r>
        <w:r w:rsidRPr="00150F61">
          <w:rPr>
            <w:rFonts w:cs="Arial"/>
          </w:rPr>
          <w:t xml:space="preserve"> (wersja 3.2.2)</w:t>
        </w:r>
      </w:ins>
    </w:p>
    <w:p w14:paraId="219ED171" w14:textId="77777777" w:rsidR="00150F61" w:rsidRPr="00150F61" w:rsidRDefault="00150F61">
      <w:pPr>
        <w:numPr>
          <w:ilvl w:val="1"/>
          <w:numId w:val="12"/>
        </w:numPr>
        <w:spacing w:line="360" w:lineRule="auto"/>
        <w:jc w:val="both"/>
        <w:rPr>
          <w:ins w:id="1644" w:author="Speedziarz" w:date="2014-12-07T23:37:00Z"/>
          <w:rFonts w:cs="Arial"/>
          <w:lang w:val="en-US"/>
          <w:rPrChange w:id="1645" w:author="Speedziarz" w:date="2014-12-07T23:37:00Z">
            <w:rPr>
              <w:ins w:id="1646" w:author="Speedziarz" w:date="2014-12-07T23:37:00Z"/>
              <w:rFonts w:cs="Arial"/>
            </w:rPr>
          </w:rPrChange>
        </w:rPr>
        <w:pPrChange w:id="1647" w:author="aich" w:date="2014-12-08T06:13:00Z">
          <w:pPr>
            <w:numPr>
              <w:ilvl w:val="1"/>
              <w:numId w:val="12"/>
            </w:numPr>
            <w:spacing w:line="360" w:lineRule="auto"/>
            <w:ind w:left="1440" w:hanging="360"/>
          </w:pPr>
        </w:pPrChange>
      </w:pPr>
      <w:ins w:id="1648" w:author="Speedziarz" w:date="2014-12-07T23:37:00Z">
        <w:r w:rsidRPr="00150F61">
          <w:rPr>
            <w:rFonts w:cs="Arial"/>
            <w:lang w:val="en-US"/>
            <w:rPrChange w:id="1649" w:author="Speedziarz" w:date="2014-12-07T23:37:00Z">
              <w:rPr>
                <w:rFonts w:cs="Arial"/>
              </w:rPr>
            </w:rPrChange>
          </w:rPr>
          <w:t>Microsoft.jQuery.Unobtrusive.Validation (wersja 3.2.2)</w:t>
        </w:r>
      </w:ins>
    </w:p>
    <w:p w14:paraId="64D5991E" w14:textId="77777777" w:rsidR="00150F61" w:rsidRPr="00150F61" w:rsidRDefault="00150F61">
      <w:pPr>
        <w:numPr>
          <w:ilvl w:val="1"/>
          <w:numId w:val="12"/>
        </w:numPr>
        <w:spacing w:line="360" w:lineRule="auto"/>
        <w:jc w:val="both"/>
        <w:rPr>
          <w:ins w:id="1650" w:author="Speedziarz" w:date="2014-12-07T23:37:00Z"/>
          <w:rFonts w:cs="Arial"/>
        </w:rPr>
        <w:pPrChange w:id="1651" w:author="aich" w:date="2014-12-08T06:13:00Z">
          <w:pPr>
            <w:numPr>
              <w:ilvl w:val="1"/>
              <w:numId w:val="12"/>
            </w:numPr>
            <w:spacing w:line="360" w:lineRule="auto"/>
            <w:ind w:left="1440" w:hanging="360"/>
          </w:pPr>
        </w:pPrChange>
      </w:pPr>
      <w:ins w:id="1652" w:author="Speedziarz" w:date="2014-12-07T23:37:00Z">
        <w:r w:rsidRPr="00150F61">
          <w:rPr>
            <w:rFonts w:cs="Arial"/>
          </w:rPr>
          <w:t>Microsoft.Net.Http (wersja 2.2.22)</w:t>
        </w:r>
      </w:ins>
    </w:p>
    <w:p w14:paraId="715FEF29" w14:textId="77777777" w:rsidR="00150F61" w:rsidRPr="00150F61" w:rsidRDefault="00150F61">
      <w:pPr>
        <w:numPr>
          <w:ilvl w:val="1"/>
          <w:numId w:val="12"/>
        </w:numPr>
        <w:spacing w:line="360" w:lineRule="auto"/>
        <w:jc w:val="both"/>
        <w:rPr>
          <w:ins w:id="1653" w:author="Speedziarz" w:date="2014-12-07T23:37:00Z"/>
          <w:rFonts w:cs="Arial"/>
        </w:rPr>
        <w:pPrChange w:id="1654" w:author="aich" w:date="2014-12-08T06:13:00Z">
          <w:pPr>
            <w:numPr>
              <w:ilvl w:val="1"/>
              <w:numId w:val="12"/>
            </w:numPr>
            <w:spacing w:line="360" w:lineRule="auto"/>
            <w:ind w:left="1440" w:hanging="360"/>
          </w:pPr>
        </w:pPrChange>
      </w:pPr>
      <w:ins w:id="1655" w:author="Speedziarz" w:date="2014-12-07T23:37:00Z">
        <w:r w:rsidRPr="00150F61">
          <w:rPr>
            <w:rFonts w:cs="Arial"/>
          </w:rPr>
          <w:t>Microsoft.Owin (wersja 3.0.0)</w:t>
        </w:r>
      </w:ins>
    </w:p>
    <w:p w14:paraId="0866DAE1" w14:textId="77777777" w:rsidR="00150F61" w:rsidRPr="00150F61" w:rsidRDefault="00150F61">
      <w:pPr>
        <w:numPr>
          <w:ilvl w:val="1"/>
          <w:numId w:val="12"/>
        </w:numPr>
        <w:spacing w:line="360" w:lineRule="auto"/>
        <w:jc w:val="both"/>
        <w:rPr>
          <w:ins w:id="1656" w:author="Speedziarz" w:date="2014-12-07T23:37:00Z"/>
          <w:rFonts w:cs="Arial"/>
        </w:rPr>
        <w:pPrChange w:id="1657" w:author="aich" w:date="2014-12-08T06:13:00Z">
          <w:pPr>
            <w:numPr>
              <w:ilvl w:val="1"/>
              <w:numId w:val="12"/>
            </w:numPr>
            <w:spacing w:line="360" w:lineRule="auto"/>
            <w:ind w:left="1440" w:hanging="360"/>
          </w:pPr>
        </w:pPrChange>
      </w:pPr>
      <w:ins w:id="1658" w:author="Speedziarz" w:date="2014-12-07T23:37:00Z">
        <w:r w:rsidRPr="00150F61">
          <w:rPr>
            <w:rFonts w:cs="Arial"/>
          </w:rPr>
          <w:t>Microsoft.Owin.Host.SystemWeb (wersja 3.0.0)</w:t>
        </w:r>
      </w:ins>
    </w:p>
    <w:p w14:paraId="6CE79B43" w14:textId="77777777" w:rsidR="00150F61" w:rsidRPr="00150F61" w:rsidRDefault="00150F61">
      <w:pPr>
        <w:numPr>
          <w:ilvl w:val="1"/>
          <w:numId w:val="12"/>
        </w:numPr>
        <w:spacing w:line="360" w:lineRule="auto"/>
        <w:jc w:val="both"/>
        <w:rPr>
          <w:ins w:id="1659" w:author="Speedziarz" w:date="2014-12-07T23:37:00Z"/>
          <w:rFonts w:cs="Arial"/>
        </w:rPr>
        <w:pPrChange w:id="1660" w:author="aich" w:date="2014-12-08T06:13:00Z">
          <w:pPr>
            <w:numPr>
              <w:ilvl w:val="1"/>
              <w:numId w:val="12"/>
            </w:numPr>
            <w:spacing w:line="360" w:lineRule="auto"/>
            <w:ind w:left="1440" w:hanging="360"/>
          </w:pPr>
        </w:pPrChange>
      </w:pPr>
      <w:ins w:id="1661" w:author="Speedziarz" w:date="2014-12-07T23:37:00Z">
        <w:r w:rsidRPr="00150F61">
          <w:rPr>
            <w:rFonts w:cs="Arial"/>
          </w:rPr>
          <w:t>Microsoft.Owin.Security (wersja 3.0.0)</w:t>
        </w:r>
      </w:ins>
    </w:p>
    <w:p w14:paraId="0C3C5C05" w14:textId="77777777" w:rsidR="00150F61" w:rsidRPr="00150F61" w:rsidRDefault="00150F61">
      <w:pPr>
        <w:numPr>
          <w:ilvl w:val="1"/>
          <w:numId w:val="12"/>
        </w:numPr>
        <w:spacing w:line="360" w:lineRule="auto"/>
        <w:jc w:val="both"/>
        <w:rPr>
          <w:ins w:id="1662" w:author="Speedziarz" w:date="2014-12-07T23:37:00Z"/>
          <w:rFonts w:cs="Arial"/>
          <w:lang w:val="en-US"/>
          <w:rPrChange w:id="1663" w:author="Speedziarz" w:date="2014-12-07T23:37:00Z">
            <w:rPr>
              <w:ins w:id="1664" w:author="Speedziarz" w:date="2014-12-07T23:37:00Z"/>
              <w:rFonts w:cs="Arial"/>
            </w:rPr>
          </w:rPrChange>
        </w:rPr>
        <w:pPrChange w:id="1665" w:author="aich" w:date="2014-12-08T06:13:00Z">
          <w:pPr>
            <w:numPr>
              <w:ilvl w:val="1"/>
              <w:numId w:val="12"/>
            </w:numPr>
            <w:spacing w:line="360" w:lineRule="auto"/>
            <w:ind w:left="1440" w:hanging="360"/>
          </w:pPr>
        </w:pPrChange>
      </w:pPr>
      <w:ins w:id="1666" w:author="Speedziarz" w:date="2014-12-07T23:37:00Z">
        <w:r w:rsidRPr="00150F61">
          <w:rPr>
            <w:rFonts w:cs="Arial"/>
            <w:lang w:val="en-US"/>
            <w:rPrChange w:id="1667" w:author="Speedziarz" w:date="2014-12-07T23:37:00Z">
              <w:rPr>
                <w:rFonts w:cs="Arial"/>
              </w:rPr>
            </w:rPrChange>
          </w:rPr>
          <w:t>Microsoft.Owin.Security.Cookies (wersja 3.0.0)</w:t>
        </w:r>
      </w:ins>
    </w:p>
    <w:p w14:paraId="02A2D6E7" w14:textId="77777777" w:rsidR="00150F61" w:rsidRPr="00150F61" w:rsidRDefault="00150F61">
      <w:pPr>
        <w:numPr>
          <w:ilvl w:val="1"/>
          <w:numId w:val="12"/>
        </w:numPr>
        <w:spacing w:line="360" w:lineRule="auto"/>
        <w:jc w:val="both"/>
        <w:rPr>
          <w:ins w:id="1668" w:author="Speedziarz" w:date="2014-12-07T23:37:00Z"/>
          <w:rFonts w:cs="Arial"/>
          <w:lang w:val="en-US"/>
          <w:rPrChange w:id="1669" w:author="Speedziarz" w:date="2014-12-07T23:37:00Z">
            <w:rPr>
              <w:ins w:id="1670" w:author="Speedziarz" w:date="2014-12-07T23:37:00Z"/>
              <w:rFonts w:cs="Arial"/>
            </w:rPr>
          </w:rPrChange>
        </w:rPr>
        <w:pPrChange w:id="1671" w:author="aich" w:date="2014-12-08T06:13:00Z">
          <w:pPr>
            <w:numPr>
              <w:ilvl w:val="1"/>
              <w:numId w:val="12"/>
            </w:numPr>
            <w:spacing w:line="360" w:lineRule="auto"/>
            <w:ind w:left="1440" w:hanging="360"/>
          </w:pPr>
        </w:pPrChange>
      </w:pPr>
      <w:ins w:id="1672" w:author="Speedziarz" w:date="2014-12-07T23:37:00Z">
        <w:r w:rsidRPr="00150F61">
          <w:rPr>
            <w:rFonts w:cs="Arial"/>
            <w:lang w:val="en-US"/>
            <w:rPrChange w:id="1673" w:author="Speedziarz" w:date="2014-12-07T23:37:00Z">
              <w:rPr>
                <w:rFonts w:cs="Arial"/>
              </w:rPr>
            </w:rPrChange>
          </w:rPr>
          <w:t>Microsoft.Owin.Security.Facebook (wersja 3.0.0)</w:t>
        </w:r>
      </w:ins>
    </w:p>
    <w:p w14:paraId="3C1B2067" w14:textId="77777777" w:rsidR="00150F61" w:rsidRPr="00150F61" w:rsidRDefault="00150F61">
      <w:pPr>
        <w:numPr>
          <w:ilvl w:val="1"/>
          <w:numId w:val="12"/>
        </w:numPr>
        <w:spacing w:line="360" w:lineRule="auto"/>
        <w:jc w:val="both"/>
        <w:rPr>
          <w:ins w:id="1674" w:author="Speedziarz" w:date="2014-12-07T23:37:00Z"/>
          <w:rFonts w:cs="Arial"/>
          <w:lang w:val="en-US"/>
          <w:rPrChange w:id="1675" w:author="Speedziarz" w:date="2014-12-07T23:37:00Z">
            <w:rPr>
              <w:ins w:id="1676" w:author="Speedziarz" w:date="2014-12-07T23:37:00Z"/>
              <w:rFonts w:cs="Arial"/>
            </w:rPr>
          </w:rPrChange>
        </w:rPr>
        <w:pPrChange w:id="1677" w:author="aich" w:date="2014-12-08T06:13:00Z">
          <w:pPr>
            <w:numPr>
              <w:ilvl w:val="1"/>
              <w:numId w:val="12"/>
            </w:numPr>
            <w:spacing w:line="360" w:lineRule="auto"/>
            <w:ind w:left="1440" w:hanging="360"/>
          </w:pPr>
        </w:pPrChange>
      </w:pPr>
      <w:ins w:id="1678" w:author="Speedziarz" w:date="2014-12-07T23:37:00Z">
        <w:r w:rsidRPr="00150F61">
          <w:rPr>
            <w:rFonts w:cs="Arial"/>
            <w:lang w:val="en-US"/>
            <w:rPrChange w:id="1679" w:author="Speedziarz" w:date="2014-12-07T23:37:00Z">
              <w:rPr>
                <w:rFonts w:cs="Arial"/>
              </w:rPr>
            </w:rPrChange>
          </w:rPr>
          <w:t>Microsoft.Owin.Security.Google (wersja 3.0.0)</w:t>
        </w:r>
      </w:ins>
    </w:p>
    <w:p w14:paraId="77B6EA01" w14:textId="77777777" w:rsidR="00150F61" w:rsidRPr="00150F61" w:rsidRDefault="00150F61">
      <w:pPr>
        <w:numPr>
          <w:ilvl w:val="1"/>
          <w:numId w:val="12"/>
        </w:numPr>
        <w:spacing w:line="360" w:lineRule="auto"/>
        <w:jc w:val="both"/>
        <w:rPr>
          <w:ins w:id="1680" w:author="Speedziarz" w:date="2014-12-07T23:37:00Z"/>
          <w:rFonts w:cs="Arial"/>
          <w:lang w:val="en-US"/>
          <w:rPrChange w:id="1681" w:author="Speedziarz" w:date="2014-12-07T23:37:00Z">
            <w:rPr>
              <w:ins w:id="1682" w:author="Speedziarz" w:date="2014-12-07T23:37:00Z"/>
              <w:rFonts w:cs="Arial"/>
            </w:rPr>
          </w:rPrChange>
        </w:rPr>
        <w:pPrChange w:id="1683" w:author="aich" w:date="2014-12-08T06:13:00Z">
          <w:pPr>
            <w:numPr>
              <w:ilvl w:val="1"/>
              <w:numId w:val="12"/>
            </w:numPr>
            <w:spacing w:line="360" w:lineRule="auto"/>
            <w:ind w:left="1440" w:hanging="360"/>
          </w:pPr>
        </w:pPrChange>
      </w:pPr>
      <w:ins w:id="1684" w:author="Speedziarz" w:date="2014-12-07T23:37:00Z">
        <w:r w:rsidRPr="00150F61">
          <w:rPr>
            <w:rFonts w:cs="Arial"/>
            <w:lang w:val="en-US"/>
            <w:rPrChange w:id="1685" w:author="Speedziarz" w:date="2014-12-07T23:37:00Z">
              <w:rPr>
                <w:rFonts w:cs="Arial"/>
              </w:rPr>
            </w:rPrChange>
          </w:rPr>
          <w:t>Microsoft.Owin.Security.MicrosoftAccount (wersja 3.0.0)</w:t>
        </w:r>
      </w:ins>
    </w:p>
    <w:p w14:paraId="3F3C305C" w14:textId="77777777" w:rsidR="00150F61" w:rsidRPr="00150F61" w:rsidRDefault="00150F61">
      <w:pPr>
        <w:numPr>
          <w:ilvl w:val="1"/>
          <w:numId w:val="12"/>
        </w:numPr>
        <w:spacing w:line="360" w:lineRule="auto"/>
        <w:jc w:val="both"/>
        <w:rPr>
          <w:ins w:id="1686" w:author="Speedziarz" w:date="2014-12-07T23:37:00Z"/>
          <w:rFonts w:cs="Arial"/>
          <w:lang w:val="en-US"/>
          <w:rPrChange w:id="1687" w:author="Speedziarz" w:date="2014-12-07T23:37:00Z">
            <w:rPr>
              <w:ins w:id="1688" w:author="Speedziarz" w:date="2014-12-07T23:37:00Z"/>
              <w:rFonts w:cs="Arial"/>
            </w:rPr>
          </w:rPrChange>
        </w:rPr>
        <w:pPrChange w:id="1689" w:author="aich" w:date="2014-12-08T06:13:00Z">
          <w:pPr>
            <w:numPr>
              <w:ilvl w:val="1"/>
              <w:numId w:val="12"/>
            </w:numPr>
            <w:spacing w:line="360" w:lineRule="auto"/>
            <w:ind w:left="1440" w:hanging="360"/>
          </w:pPr>
        </w:pPrChange>
      </w:pPr>
      <w:ins w:id="1690" w:author="Speedziarz" w:date="2014-12-07T23:37:00Z">
        <w:r w:rsidRPr="00150F61">
          <w:rPr>
            <w:rFonts w:cs="Arial"/>
            <w:lang w:val="en-US"/>
            <w:rPrChange w:id="1691" w:author="Speedziarz" w:date="2014-12-07T23:37:00Z">
              <w:rPr>
                <w:rFonts w:cs="Arial"/>
              </w:rPr>
            </w:rPrChange>
          </w:rPr>
          <w:lastRenderedPageBreak/>
          <w:t>Microsoft.Owin.Security.OAuth (wersja 3.0.0)</w:t>
        </w:r>
      </w:ins>
    </w:p>
    <w:p w14:paraId="031806FA" w14:textId="77777777" w:rsidR="00150F61" w:rsidRPr="00150F61" w:rsidRDefault="00150F61">
      <w:pPr>
        <w:numPr>
          <w:ilvl w:val="1"/>
          <w:numId w:val="12"/>
        </w:numPr>
        <w:spacing w:line="360" w:lineRule="auto"/>
        <w:jc w:val="both"/>
        <w:rPr>
          <w:ins w:id="1692" w:author="Speedziarz" w:date="2014-12-07T23:37:00Z"/>
          <w:rFonts w:cs="Arial"/>
          <w:lang w:val="en-US"/>
          <w:rPrChange w:id="1693" w:author="Speedziarz" w:date="2014-12-07T23:37:00Z">
            <w:rPr>
              <w:ins w:id="1694" w:author="Speedziarz" w:date="2014-12-07T23:37:00Z"/>
              <w:rFonts w:cs="Arial"/>
            </w:rPr>
          </w:rPrChange>
        </w:rPr>
        <w:pPrChange w:id="1695" w:author="aich" w:date="2014-12-08T06:13:00Z">
          <w:pPr>
            <w:numPr>
              <w:ilvl w:val="1"/>
              <w:numId w:val="12"/>
            </w:numPr>
            <w:spacing w:line="360" w:lineRule="auto"/>
            <w:ind w:left="1440" w:hanging="360"/>
          </w:pPr>
        </w:pPrChange>
      </w:pPr>
      <w:ins w:id="1696" w:author="Speedziarz" w:date="2014-12-07T23:37:00Z">
        <w:r w:rsidRPr="00150F61">
          <w:rPr>
            <w:rFonts w:cs="Arial"/>
            <w:lang w:val="en-US"/>
            <w:rPrChange w:id="1697" w:author="Speedziarz" w:date="2014-12-07T23:37:00Z">
              <w:rPr>
                <w:rFonts w:cs="Arial"/>
              </w:rPr>
            </w:rPrChange>
          </w:rPr>
          <w:t>Microsoft.Owin.Security.Twitter (wersja 3.0.0)</w:t>
        </w:r>
      </w:ins>
    </w:p>
    <w:p w14:paraId="4BD05839" w14:textId="77777777" w:rsidR="00150F61" w:rsidRPr="00150F61" w:rsidRDefault="00150F61">
      <w:pPr>
        <w:numPr>
          <w:ilvl w:val="1"/>
          <w:numId w:val="12"/>
        </w:numPr>
        <w:spacing w:line="360" w:lineRule="auto"/>
        <w:jc w:val="both"/>
        <w:rPr>
          <w:ins w:id="1698" w:author="Speedziarz" w:date="2014-12-07T23:37:00Z"/>
          <w:rFonts w:cs="Arial"/>
        </w:rPr>
        <w:pPrChange w:id="1699" w:author="aich" w:date="2014-12-08T06:13:00Z">
          <w:pPr>
            <w:numPr>
              <w:ilvl w:val="1"/>
              <w:numId w:val="12"/>
            </w:numPr>
            <w:spacing w:line="360" w:lineRule="auto"/>
            <w:ind w:left="1440" w:hanging="360"/>
          </w:pPr>
        </w:pPrChange>
      </w:pPr>
      <w:ins w:id="1700" w:author="Speedziarz" w:date="2014-12-07T23:37:00Z">
        <w:r w:rsidRPr="00150F61">
          <w:rPr>
            <w:rFonts w:cs="Arial"/>
          </w:rPr>
          <w:t>Microsoft.Web.Infrastructure (wersja 1.0.0.0)</w:t>
        </w:r>
      </w:ins>
    </w:p>
    <w:p w14:paraId="12D54D6A" w14:textId="77777777" w:rsidR="00150F61" w:rsidRPr="00150F61" w:rsidRDefault="00150F61">
      <w:pPr>
        <w:numPr>
          <w:ilvl w:val="1"/>
          <w:numId w:val="12"/>
        </w:numPr>
        <w:spacing w:line="360" w:lineRule="auto"/>
        <w:jc w:val="both"/>
        <w:rPr>
          <w:ins w:id="1701" w:author="Speedziarz" w:date="2014-12-07T23:37:00Z"/>
          <w:rFonts w:cs="Arial"/>
        </w:rPr>
        <w:pPrChange w:id="1702" w:author="aich" w:date="2014-12-08T06:13:00Z">
          <w:pPr>
            <w:numPr>
              <w:ilvl w:val="1"/>
              <w:numId w:val="12"/>
            </w:numPr>
            <w:spacing w:line="360" w:lineRule="auto"/>
            <w:ind w:left="1440" w:hanging="360"/>
          </w:pPr>
        </w:pPrChange>
      </w:pPr>
      <w:ins w:id="1703" w:author="Speedziarz" w:date="2014-12-07T23:37:00Z">
        <w:r w:rsidRPr="00150F61">
          <w:rPr>
            <w:rFonts w:cs="Arial"/>
          </w:rPr>
          <w:t>Modernizr (wersja 2.8.3)</w:t>
        </w:r>
      </w:ins>
    </w:p>
    <w:p w14:paraId="1C07A9A9" w14:textId="77777777" w:rsidR="00150F61" w:rsidRPr="00150F61" w:rsidRDefault="00150F61">
      <w:pPr>
        <w:numPr>
          <w:ilvl w:val="1"/>
          <w:numId w:val="12"/>
        </w:numPr>
        <w:spacing w:line="360" w:lineRule="auto"/>
        <w:jc w:val="both"/>
        <w:rPr>
          <w:ins w:id="1704" w:author="Speedziarz" w:date="2014-12-07T23:37:00Z"/>
          <w:rFonts w:cs="Arial"/>
        </w:rPr>
        <w:pPrChange w:id="1705" w:author="aich" w:date="2014-12-08T06:13:00Z">
          <w:pPr>
            <w:numPr>
              <w:ilvl w:val="1"/>
              <w:numId w:val="12"/>
            </w:numPr>
            <w:spacing w:line="360" w:lineRule="auto"/>
            <w:ind w:left="1440" w:hanging="360"/>
          </w:pPr>
        </w:pPrChange>
      </w:pPr>
      <w:ins w:id="1706" w:author="Speedziarz" w:date="2014-12-07T23:37:00Z">
        <w:r w:rsidRPr="00F21939">
          <w:rPr>
            <w:rFonts w:cs="Arial"/>
            <w:b/>
            <w:rPrChange w:id="1707" w:author="Speedziarz" w:date="2014-12-07T23:42:00Z">
              <w:rPr>
                <w:rFonts w:cs="Arial"/>
              </w:rPr>
            </w:rPrChange>
          </w:rPr>
          <w:t>Newtonsoft.Json</w:t>
        </w:r>
        <w:r w:rsidRPr="00150F61">
          <w:rPr>
            <w:rFonts w:cs="Arial"/>
          </w:rPr>
          <w:t xml:space="preserve"> (wersja 6.0.6)</w:t>
        </w:r>
      </w:ins>
    </w:p>
    <w:p w14:paraId="6D047D2D" w14:textId="77777777" w:rsidR="00150F61" w:rsidRPr="00150F61" w:rsidRDefault="00150F61">
      <w:pPr>
        <w:numPr>
          <w:ilvl w:val="1"/>
          <w:numId w:val="12"/>
        </w:numPr>
        <w:spacing w:line="360" w:lineRule="auto"/>
        <w:jc w:val="both"/>
        <w:rPr>
          <w:ins w:id="1708" w:author="Speedziarz" w:date="2014-12-07T23:37:00Z"/>
          <w:rFonts w:cs="Arial"/>
        </w:rPr>
        <w:pPrChange w:id="1709" w:author="aich" w:date="2014-12-08T06:13:00Z">
          <w:pPr>
            <w:numPr>
              <w:ilvl w:val="1"/>
              <w:numId w:val="12"/>
            </w:numPr>
            <w:spacing w:line="360" w:lineRule="auto"/>
            <w:ind w:left="1440" w:hanging="360"/>
          </w:pPr>
        </w:pPrChange>
      </w:pPr>
      <w:ins w:id="1710" w:author="Speedziarz" w:date="2014-12-07T23:37:00Z">
        <w:r w:rsidRPr="00150F61">
          <w:rPr>
            <w:rFonts w:cs="Arial"/>
          </w:rPr>
          <w:t>OsmSharp (wersja 4.2.0.723)</w:t>
        </w:r>
      </w:ins>
    </w:p>
    <w:p w14:paraId="60431DCF" w14:textId="77777777" w:rsidR="00150F61" w:rsidRPr="00150F61" w:rsidRDefault="00150F61">
      <w:pPr>
        <w:numPr>
          <w:ilvl w:val="1"/>
          <w:numId w:val="12"/>
        </w:numPr>
        <w:spacing w:line="360" w:lineRule="auto"/>
        <w:jc w:val="both"/>
        <w:rPr>
          <w:ins w:id="1711" w:author="Speedziarz" w:date="2014-12-07T23:37:00Z"/>
          <w:rFonts w:cs="Arial"/>
        </w:rPr>
        <w:pPrChange w:id="1712" w:author="aich" w:date="2014-12-08T06:13:00Z">
          <w:pPr>
            <w:numPr>
              <w:ilvl w:val="1"/>
              <w:numId w:val="12"/>
            </w:numPr>
            <w:spacing w:line="360" w:lineRule="auto"/>
            <w:ind w:left="1440" w:hanging="360"/>
          </w:pPr>
        </w:pPrChange>
      </w:pPr>
      <w:ins w:id="1713" w:author="Speedziarz" w:date="2014-12-07T23:37:00Z">
        <w:r w:rsidRPr="00150F61">
          <w:rPr>
            <w:rFonts w:cs="Arial"/>
          </w:rPr>
          <w:t>Owin (wersja 1.0)</w:t>
        </w:r>
      </w:ins>
    </w:p>
    <w:p w14:paraId="09DB6EC9" w14:textId="77777777" w:rsidR="00150F61" w:rsidRPr="00150F61" w:rsidRDefault="00150F61">
      <w:pPr>
        <w:numPr>
          <w:ilvl w:val="1"/>
          <w:numId w:val="12"/>
        </w:numPr>
        <w:spacing w:line="360" w:lineRule="auto"/>
        <w:jc w:val="both"/>
        <w:rPr>
          <w:ins w:id="1714" w:author="Speedziarz" w:date="2014-12-07T23:37:00Z"/>
          <w:rFonts w:cs="Arial"/>
        </w:rPr>
        <w:pPrChange w:id="1715" w:author="aich" w:date="2014-12-08T06:13:00Z">
          <w:pPr>
            <w:numPr>
              <w:ilvl w:val="1"/>
              <w:numId w:val="12"/>
            </w:numPr>
            <w:spacing w:line="360" w:lineRule="auto"/>
            <w:ind w:left="1440" w:hanging="360"/>
          </w:pPr>
        </w:pPrChange>
      </w:pPr>
      <w:ins w:id="1716" w:author="Speedziarz" w:date="2014-12-07T23:37:00Z">
        <w:r w:rsidRPr="00150F61">
          <w:rPr>
            <w:rFonts w:cs="Arial"/>
          </w:rPr>
          <w:t>PortableRest (wersja 3.0.0)</w:t>
        </w:r>
      </w:ins>
    </w:p>
    <w:p w14:paraId="4235CDAA" w14:textId="77777777" w:rsidR="00150F61" w:rsidRPr="00150F61" w:rsidRDefault="00150F61">
      <w:pPr>
        <w:numPr>
          <w:ilvl w:val="1"/>
          <w:numId w:val="12"/>
        </w:numPr>
        <w:spacing w:line="360" w:lineRule="auto"/>
        <w:jc w:val="both"/>
        <w:rPr>
          <w:ins w:id="1717" w:author="Speedziarz" w:date="2014-12-07T23:37:00Z"/>
          <w:rFonts w:cs="Arial"/>
        </w:rPr>
        <w:pPrChange w:id="1718" w:author="aich" w:date="2014-12-08T06:13:00Z">
          <w:pPr>
            <w:numPr>
              <w:ilvl w:val="1"/>
              <w:numId w:val="12"/>
            </w:numPr>
            <w:spacing w:line="360" w:lineRule="auto"/>
            <w:ind w:left="1440" w:hanging="360"/>
          </w:pPr>
        </w:pPrChange>
      </w:pPr>
      <w:ins w:id="1719" w:author="Speedziarz" w:date="2014-12-07T23:37:00Z">
        <w:r w:rsidRPr="00150F61">
          <w:rPr>
            <w:rFonts w:cs="Arial"/>
          </w:rPr>
          <w:t>protobuf-net (wersja 2.0.0.668)</w:t>
        </w:r>
      </w:ins>
    </w:p>
    <w:p w14:paraId="251FD8E3" w14:textId="77777777" w:rsidR="00150F61" w:rsidRPr="00150F61" w:rsidRDefault="00150F61">
      <w:pPr>
        <w:numPr>
          <w:ilvl w:val="1"/>
          <w:numId w:val="12"/>
        </w:numPr>
        <w:spacing w:line="360" w:lineRule="auto"/>
        <w:jc w:val="both"/>
        <w:rPr>
          <w:ins w:id="1720" w:author="Speedziarz" w:date="2014-12-07T23:37:00Z"/>
          <w:rFonts w:cs="Arial"/>
        </w:rPr>
        <w:pPrChange w:id="1721" w:author="aich" w:date="2014-12-08T06:13:00Z">
          <w:pPr>
            <w:numPr>
              <w:ilvl w:val="1"/>
              <w:numId w:val="12"/>
            </w:numPr>
            <w:spacing w:line="360" w:lineRule="auto"/>
            <w:ind w:left="1440" w:hanging="360"/>
          </w:pPr>
        </w:pPrChange>
      </w:pPr>
      <w:ins w:id="1722" w:author="Speedziarz" w:date="2014-12-07T23:37:00Z">
        <w:r w:rsidRPr="00150F61">
          <w:rPr>
            <w:rFonts w:cs="Arial"/>
          </w:rPr>
          <w:t>Respond (wersja 1.4.2)</w:t>
        </w:r>
      </w:ins>
    </w:p>
    <w:p w14:paraId="51D0460B" w14:textId="77777777" w:rsidR="00150F61" w:rsidRPr="00150F61" w:rsidRDefault="00150F61">
      <w:pPr>
        <w:numPr>
          <w:ilvl w:val="1"/>
          <w:numId w:val="12"/>
        </w:numPr>
        <w:spacing w:line="360" w:lineRule="auto"/>
        <w:jc w:val="both"/>
        <w:rPr>
          <w:ins w:id="1723" w:author="Speedziarz" w:date="2014-12-07T23:37:00Z"/>
          <w:rFonts w:cs="Arial"/>
        </w:rPr>
        <w:pPrChange w:id="1724" w:author="aich" w:date="2014-12-08T06:13:00Z">
          <w:pPr>
            <w:numPr>
              <w:ilvl w:val="1"/>
              <w:numId w:val="12"/>
            </w:numPr>
            <w:spacing w:line="360" w:lineRule="auto"/>
            <w:ind w:left="1440" w:hanging="360"/>
          </w:pPr>
        </w:pPrChange>
      </w:pPr>
      <w:ins w:id="1725" w:author="Speedziarz" w:date="2014-12-07T23:37:00Z">
        <w:r w:rsidRPr="00150F61">
          <w:rPr>
            <w:rFonts w:cs="Arial"/>
          </w:rPr>
          <w:t>WebGrease (wersja 1.6.0)</w:t>
        </w:r>
      </w:ins>
    </w:p>
    <w:p w14:paraId="2E8F87A9" w14:textId="3E1BFC12" w:rsidR="00150F61" w:rsidRPr="00CE2164" w:rsidRDefault="00150F61">
      <w:pPr>
        <w:numPr>
          <w:ilvl w:val="1"/>
          <w:numId w:val="12"/>
        </w:numPr>
        <w:spacing w:line="360" w:lineRule="auto"/>
        <w:jc w:val="both"/>
        <w:rPr>
          <w:rFonts w:cs="Arial"/>
        </w:rPr>
        <w:pPrChange w:id="1726" w:author="aich" w:date="2014-12-08T06:13:00Z">
          <w:pPr>
            <w:numPr>
              <w:ilvl w:val="1"/>
              <w:numId w:val="12"/>
            </w:numPr>
            <w:spacing w:line="360" w:lineRule="auto"/>
            <w:ind w:left="1440" w:hanging="360"/>
          </w:pPr>
        </w:pPrChange>
      </w:pPr>
      <w:ins w:id="1727" w:author="Speedziarz" w:date="2014-12-07T23:37:00Z">
        <w:r w:rsidRPr="00150F61">
          <w:rPr>
            <w:rFonts w:cs="Arial"/>
          </w:rPr>
          <w:t>Zlib.Portable (wersja 1.9.2)</w:t>
        </w:r>
      </w:ins>
    </w:p>
    <w:p w14:paraId="22B757E4" w14:textId="77777777" w:rsidR="0022013A" w:rsidRDefault="0022013A">
      <w:pPr>
        <w:spacing w:line="360" w:lineRule="auto"/>
        <w:ind w:left="720"/>
        <w:jc w:val="both"/>
        <w:rPr>
          <w:rFonts w:cs="Arial"/>
        </w:rPr>
        <w:pPrChange w:id="1728" w:author="aich" w:date="2014-12-08T06:13:00Z">
          <w:pPr>
            <w:spacing w:line="360" w:lineRule="auto"/>
            <w:ind w:left="720"/>
          </w:pPr>
        </w:pPrChange>
      </w:pPr>
    </w:p>
    <w:p w14:paraId="4CAF3AD5" w14:textId="77777777" w:rsidR="0050608A" w:rsidRPr="00522353" w:rsidRDefault="0022013A">
      <w:pPr>
        <w:pStyle w:val="Nagwek2"/>
        <w:jc w:val="both"/>
        <w:pPrChange w:id="1729" w:author="aich" w:date="2014-12-08T06:13:00Z">
          <w:pPr>
            <w:spacing w:line="360" w:lineRule="auto"/>
          </w:pPr>
        </w:pPrChange>
      </w:pPr>
      <w:r>
        <w:br w:type="page"/>
      </w:r>
      <w:bookmarkStart w:id="1730" w:name="_Toc405759400"/>
      <w:del w:id="1731" w:author="Speedziarz" w:date="2014-12-07T23:34:00Z">
        <w:r w:rsidR="0050608A" w:rsidRPr="00522353" w:rsidDel="00150F61">
          <w:lastRenderedPageBreak/>
          <w:delText xml:space="preserve">3.2 </w:delText>
        </w:r>
      </w:del>
      <w:r w:rsidR="0050608A" w:rsidRPr="00522353">
        <w:t>Sprint pierwszy</w:t>
      </w:r>
      <w:bookmarkEnd w:id="1730"/>
    </w:p>
    <w:p w14:paraId="22B61115" w14:textId="77777777" w:rsidR="00221D1A" w:rsidRPr="00E77844" w:rsidRDefault="00221D1A">
      <w:pPr>
        <w:numPr>
          <w:ilvl w:val="0"/>
          <w:numId w:val="13"/>
        </w:numPr>
        <w:spacing w:line="360" w:lineRule="auto"/>
        <w:jc w:val="both"/>
        <w:rPr>
          <w:rFonts w:cs="Arial"/>
          <w:sz w:val="28"/>
          <w:szCs w:val="28"/>
          <w:u w:val="single"/>
        </w:rPr>
        <w:pPrChange w:id="1732" w:author="aich" w:date="2014-12-08T06:13:00Z">
          <w:pPr>
            <w:numPr>
              <w:numId w:val="13"/>
            </w:numPr>
            <w:spacing w:line="360" w:lineRule="auto"/>
            <w:ind w:left="720" w:hanging="360"/>
          </w:pPr>
        </w:pPrChange>
      </w:pPr>
      <w:r w:rsidRPr="00E77844">
        <w:rPr>
          <w:rFonts w:cs="Arial"/>
          <w:sz w:val="28"/>
          <w:szCs w:val="28"/>
          <w:u w:val="single"/>
        </w:rPr>
        <w:t xml:space="preserve">Data </w:t>
      </w:r>
      <w:r w:rsidR="00C62948">
        <w:rPr>
          <w:rFonts w:cs="Arial"/>
          <w:sz w:val="28"/>
          <w:szCs w:val="28"/>
          <w:u w:val="single"/>
        </w:rPr>
        <w:t>13</w:t>
      </w:r>
      <w:r w:rsidRPr="00E77844">
        <w:rPr>
          <w:rFonts w:cs="Arial"/>
          <w:sz w:val="28"/>
          <w:szCs w:val="28"/>
          <w:u w:val="single"/>
        </w:rPr>
        <w:t xml:space="preserve">.10.2014 – </w:t>
      </w:r>
      <w:r w:rsidR="00C62948">
        <w:rPr>
          <w:rFonts w:cs="Arial"/>
          <w:sz w:val="28"/>
          <w:szCs w:val="28"/>
          <w:u w:val="single"/>
        </w:rPr>
        <w:t>26</w:t>
      </w:r>
      <w:r w:rsidRPr="00E77844">
        <w:rPr>
          <w:rFonts w:cs="Arial"/>
          <w:sz w:val="28"/>
          <w:szCs w:val="28"/>
          <w:u w:val="single"/>
        </w:rPr>
        <w:t>.</w:t>
      </w:r>
      <w:r w:rsidR="00522353">
        <w:rPr>
          <w:rFonts w:cs="Arial"/>
          <w:sz w:val="28"/>
          <w:szCs w:val="28"/>
          <w:u w:val="single"/>
        </w:rPr>
        <w:t>10</w:t>
      </w:r>
      <w:r w:rsidRPr="00E77844">
        <w:rPr>
          <w:rFonts w:cs="Arial"/>
          <w:sz w:val="28"/>
          <w:szCs w:val="28"/>
          <w:u w:val="single"/>
        </w:rPr>
        <w:t>.2014</w:t>
      </w:r>
    </w:p>
    <w:p w14:paraId="68092044" w14:textId="77777777" w:rsidR="00221D1A" w:rsidRPr="00E77844" w:rsidRDefault="00221D1A">
      <w:pPr>
        <w:numPr>
          <w:ilvl w:val="0"/>
          <w:numId w:val="13"/>
        </w:numPr>
        <w:spacing w:line="360" w:lineRule="auto"/>
        <w:jc w:val="both"/>
        <w:rPr>
          <w:rFonts w:cs="Arial"/>
          <w:sz w:val="28"/>
          <w:szCs w:val="28"/>
          <w:u w:val="single"/>
        </w:rPr>
        <w:pPrChange w:id="1733" w:author="aich" w:date="2014-12-08T06:13:00Z">
          <w:pPr>
            <w:numPr>
              <w:numId w:val="13"/>
            </w:numPr>
            <w:spacing w:line="360" w:lineRule="auto"/>
            <w:ind w:left="720" w:hanging="360"/>
          </w:pPr>
        </w:pPrChange>
      </w:pPr>
      <w:r w:rsidRPr="00E77844">
        <w:rPr>
          <w:rFonts w:cs="Arial"/>
          <w:sz w:val="28"/>
          <w:szCs w:val="28"/>
          <w:u w:val="single"/>
        </w:rPr>
        <w:t xml:space="preserve">Wersja produktu – </w:t>
      </w:r>
      <w:r w:rsidRPr="00E77844">
        <w:rPr>
          <w:rFonts w:cs="Arial"/>
          <w:i/>
          <w:sz w:val="28"/>
          <w:szCs w:val="28"/>
          <w:u w:val="single"/>
        </w:rPr>
        <w:t>brak</w:t>
      </w:r>
    </w:p>
    <w:p w14:paraId="363084F5" w14:textId="77777777" w:rsidR="00221D1A" w:rsidRPr="00E77844" w:rsidRDefault="00221D1A">
      <w:pPr>
        <w:numPr>
          <w:ilvl w:val="0"/>
          <w:numId w:val="13"/>
        </w:numPr>
        <w:spacing w:line="360" w:lineRule="auto"/>
        <w:jc w:val="both"/>
        <w:rPr>
          <w:rFonts w:cs="Arial"/>
          <w:sz w:val="28"/>
          <w:szCs w:val="28"/>
          <w:u w:val="single"/>
        </w:rPr>
        <w:pPrChange w:id="1734" w:author="aich" w:date="2014-12-08T06:13:00Z">
          <w:pPr>
            <w:numPr>
              <w:numId w:val="13"/>
            </w:numPr>
            <w:spacing w:line="360" w:lineRule="auto"/>
            <w:ind w:left="720" w:hanging="360"/>
          </w:pPr>
        </w:pPrChange>
      </w:pPr>
      <w:r w:rsidRPr="00E77844">
        <w:rPr>
          <w:rFonts w:cs="Arial"/>
          <w:sz w:val="28"/>
          <w:szCs w:val="28"/>
          <w:u w:val="single"/>
        </w:rPr>
        <w:t>Skład zespołu</w:t>
      </w:r>
    </w:p>
    <w:p w14:paraId="4A674065" w14:textId="77777777" w:rsidR="00221D1A" w:rsidRDefault="00221D1A">
      <w:pPr>
        <w:numPr>
          <w:ilvl w:val="1"/>
          <w:numId w:val="13"/>
        </w:numPr>
        <w:spacing w:line="360" w:lineRule="auto"/>
        <w:jc w:val="both"/>
        <w:rPr>
          <w:rFonts w:cs="Arial"/>
        </w:rPr>
        <w:pPrChange w:id="1735" w:author="aich" w:date="2014-12-08T06:13:00Z">
          <w:pPr>
            <w:numPr>
              <w:ilvl w:val="1"/>
              <w:numId w:val="13"/>
            </w:numPr>
            <w:spacing w:line="360" w:lineRule="auto"/>
            <w:ind w:left="1440" w:hanging="360"/>
          </w:pPr>
        </w:pPrChange>
      </w:pPr>
      <w:r>
        <w:rPr>
          <w:rFonts w:cs="Arial"/>
        </w:rPr>
        <w:t>Paweł Troka</w:t>
      </w:r>
    </w:p>
    <w:p w14:paraId="62AD53FC" w14:textId="77777777" w:rsidR="00221D1A" w:rsidRDefault="00221D1A">
      <w:pPr>
        <w:numPr>
          <w:ilvl w:val="1"/>
          <w:numId w:val="13"/>
        </w:numPr>
        <w:spacing w:line="360" w:lineRule="auto"/>
        <w:jc w:val="both"/>
        <w:rPr>
          <w:rFonts w:cs="Arial"/>
        </w:rPr>
        <w:pPrChange w:id="1736" w:author="aich" w:date="2014-12-08T06:13:00Z">
          <w:pPr>
            <w:numPr>
              <w:ilvl w:val="1"/>
              <w:numId w:val="13"/>
            </w:numPr>
            <w:spacing w:line="360" w:lineRule="auto"/>
            <w:ind w:left="1440" w:hanging="360"/>
          </w:pPr>
        </w:pPrChange>
      </w:pPr>
      <w:r>
        <w:rPr>
          <w:rFonts w:cs="Arial"/>
        </w:rPr>
        <w:t>Łukasz Adrych</w:t>
      </w:r>
    </w:p>
    <w:p w14:paraId="35840CAC" w14:textId="77777777" w:rsidR="00221D1A" w:rsidRDefault="00221D1A">
      <w:pPr>
        <w:numPr>
          <w:ilvl w:val="1"/>
          <w:numId w:val="13"/>
        </w:numPr>
        <w:spacing w:line="360" w:lineRule="auto"/>
        <w:jc w:val="both"/>
        <w:rPr>
          <w:rFonts w:cs="Arial"/>
        </w:rPr>
        <w:pPrChange w:id="1737" w:author="aich" w:date="2014-12-08T06:13:00Z">
          <w:pPr>
            <w:numPr>
              <w:ilvl w:val="1"/>
              <w:numId w:val="13"/>
            </w:numPr>
            <w:spacing w:line="360" w:lineRule="auto"/>
            <w:ind w:left="1440" w:hanging="360"/>
          </w:pPr>
        </w:pPrChange>
      </w:pPr>
      <w:r>
        <w:rPr>
          <w:rFonts w:cs="Arial"/>
        </w:rPr>
        <w:t>Daniel Mielwski</w:t>
      </w:r>
    </w:p>
    <w:p w14:paraId="639F939E" w14:textId="77777777" w:rsidR="00221D1A" w:rsidRPr="00E77844" w:rsidRDefault="00221D1A">
      <w:pPr>
        <w:numPr>
          <w:ilvl w:val="0"/>
          <w:numId w:val="13"/>
        </w:numPr>
        <w:spacing w:line="360" w:lineRule="auto"/>
        <w:jc w:val="both"/>
        <w:rPr>
          <w:rFonts w:cs="Arial"/>
          <w:sz w:val="28"/>
          <w:szCs w:val="28"/>
          <w:u w:val="single"/>
        </w:rPr>
        <w:pPrChange w:id="1738" w:author="aich" w:date="2014-12-08T06:13:00Z">
          <w:pPr>
            <w:numPr>
              <w:numId w:val="13"/>
            </w:numPr>
            <w:spacing w:line="360" w:lineRule="auto"/>
            <w:ind w:left="720" w:hanging="360"/>
          </w:pPr>
        </w:pPrChange>
      </w:pPr>
      <w:r w:rsidRPr="00E77844">
        <w:rPr>
          <w:rFonts w:cs="Arial"/>
          <w:sz w:val="28"/>
          <w:szCs w:val="28"/>
          <w:u w:val="single"/>
        </w:rPr>
        <w:t>Cel Sprintu</w:t>
      </w:r>
    </w:p>
    <w:p w14:paraId="4F6B6759" w14:textId="77777777" w:rsidR="00756F63" w:rsidRDefault="22B7A049">
      <w:pPr>
        <w:spacing w:line="360" w:lineRule="auto"/>
        <w:ind w:left="360"/>
        <w:jc w:val="both"/>
        <w:rPr>
          <w:rFonts w:cs="Arial"/>
        </w:rPr>
        <w:pPrChange w:id="1739" w:author="aich" w:date="2014-12-08T06:13:00Z">
          <w:pPr>
            <w:spacing w:line="360" w:lineRule="auto"/>
            <w:ind w:left="360"/>
          </w:pPr>
        </w:pPrChange>
      </w:pPr>
      <w:r w:rsidRPr="22B7A049">
        <w:rPr>
          <w:rFonts w:eastAsia="Arial" w:cs="Arial"/>
        </w:rPr>
        <w:t>Celem pierwszego sprintu jest konfiguracja środowiska pracy, utworzenie projektu, odpowiednia konfiguracja narzędzi do współpracy z innymi członkami. Planowane jest powstanie prototypowego interfejsu aplikacji oraz modelu bazy danych wykorzystywanej w systemie. Pierwszy sprint jest również przeznaczony za dogłębne zapoznanie się z technologią ASP.NET MVC która będzie wykorzystywana przy budowie systemu.</w:t>
      </w:r>
    </w:p>
    <w:p w14:paraId="2B8B1DD7" w14:textId="77777777" w:rsidR="00221D1A" w:rsidRPr="00E77844" w:rsidRDefault="00221D1A">
      <w:pPr>
        <w:numPr>
          <w:ilvl w:val="0"/>
          <w:numId w:val="13"/>
        </w:numPr>
        <w:spacing w:line="360" w:lineRule="auto"/>
        <w:jc w:val="both"/>
        <w:rPr>
          <w:rFonts w:cs="Arial"/>
          <w:sz w:val="28"/>
          <w:szCs w:val="28"/>
          <w:u w:val="single"/>
        </w:rPr>
        <w:pPrChange w:id="1740" w:author="aich" w:date="2014-12-08T06:13:00Z">
          <w:pPr>
            <w:numPr>
              <w:numId w:val="13"/>
            </w:numPr>
            <w:spacing w:line="360" w:lineRule="auto"/>
            <w:ind w:left="720" w:hanging="360"/>
          </w:pPr>
        </w:pPrChange>
      </w:pPr>
      <w:r w:rsidRPr="00E77844">
        <w:rPr>
          <w:rFonts w:cs="Arial"/>
          <w:sz w:val="28"/>
          <w:szCs w:val="28"/>
          <w:u w:val="single"/>
        </w:rPr>
        <w:t>Sprint Backlog</w:t>
      </w:r>
    </w:p>
    <w:p w14:paraId="67F827AA" w14:textId="77777777" w:rsidR="00097B33" w:rsidRDefault="00FE15B9">
      <w:pPr>
        <w:spacing w:line="360" w:lineRule="auto"/>
        <w:jc w:val="both"/>
        <w:rPr>
          <w:rFonts w:cs="Arial"/>
        </w:rPr>
        <w:pPrChange w:id="1741" w:author="aich" w:date="2014-12-08T06:13:00Z">
          <w:pPr>
            <w:spacing w:line="360" w:lineRule="auto"/>
          </w:pPr>
        </w:pPrChange>
      </w:pPr>
      <w:r>
        <w:rPr>
          <w:rFonts w:cs="Arial"/>
          <w:noProof/>
        </w:rPr>
        <w:drawing>
          <wp:inline distT="0" distB="0" distL="0" distR="0" wp14:anchorId="775C95D1" wp14:editId="07777777">
            <wp:extent cx="6028055" cy="1429385"/>
            <wp:effectExtent l="0" t="0" r="0" b="0"/>
            <wp:docPr id="24" name="Picture 24"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28055" cy="1429385"/>
                    </a:xfrm>
                    <a:prstGeom prst="rect">
                      <a:avLst/>
                    </a:prstGeom>
                    <a:noFill/>
                    <a:ln>
                      <a:noFill/>
                    </a:ln>
                  </pic:spPr>
                </pic:pic>
              </a:graphicData>
            </a:graphic>
          </wp:inline>
        </w:drawing>
      </w:r>
    </w:p>
    <w:p w14:paraId="65B77AAD" w14:textId="77777777" w:rsidR="00097B33" w:rsidRDefault="00097B33">
      <w:pPr>
        <w:spacing w:line="360" w:lineRule="auto"/>
        <w:jc w:val="both"/>
        <w:rPr>
          <w:rFonts w:cs="Arial"/>
        </w:rPr>
        <w:pPrChange w:id="1742" w:author="aich" w:date="2014-12-08T06:13:00Z">
          <w:pPr>
            <w:spacing w:line="360" w:lineRule="auto"/>
          </w:pPr>
        </w:pPrChange>
      </w:pPr>
    </w:p>
    <w:p w14:paraId="3DC53237" w14:textId="77777777" w:rsidR="00A95BAF" w:rsidRPr="00E77844" w:rsidRDefault="00097B33">
      <w:pPr>
        <w:pStyle w:val="Nagwek3"/>
        <w:jc w:val="both"/>
        <w:pPrChange w:id="1743" w:author="aich" w:date="2014-12-08T06:13:00Z">
          <w:pPr>
            <w:numPr>
              <w:numId w:val="14"/>
            </w:numPr>
            <w:spacing w:line="360" w:lineRule="auto"/>
            <w:ind w:left="720" w:hanging="360"/>
          </w:pPr>
        </w:pPrChange>
      </w:pPr>
      <w:r>
        <w:br w:type="page"/>
      </w:r>
      <w:bookmarkStart w:id="1744" w:name="_Toc405759401"/>
      <w:r w:rsidR="00A95BAF" w:rsidRPr="00E77844">
        <w:lastRenderedPageBreak/>
        <w:t>Funkcje i ograniczenia produktu, znane błędy</w:t>
      </w:r>
      <w:bookmarkEnd w:id="1744"/>
    </w:p>
    <w:p w14:paraId="3B4CF45D" w14:textId="77777777" w:rsidR="00D57045" w:rsidRDefault="00D57045">
      <w:pPr>
        <w:spacing w:line="360" w:lineRule="auto"/>
        <w:ind w:firstLine="360"/>
        <w:jc w:val="both"/>
        <w:rPr>
          <w:rFonts w:cs="Arial"/>
        </w:rPr>
        <w:pPrChange w:id="1745" w:author="aich" w:date="2014-12-08T06:13:00Z">
          <w:pPr>
            <w:spacing w:line="360" w:lineRule="auto"/>
            <w:ind w:firstLine="360"/>
          </w:pPr>
        </w:pPrChange>
      </w:pPr>
      <w:r>
        <w:rPr>
          <w:rFonts w:cs="Arial"/>
        </w:rPr>
        <w:t xml:space="preserve">Obecna wersja systemu nie posiada żadnych funkcjonalności, projekt pozwala na zapoznanie się z technologią ASP.NET, silnikiem Razor do generowania widoków oraz EntityFramework – ORM wykorzystywanym do </w:t>
      </w:r>
      <w:r w:rsidR="00842061">
        <w:rPr>
          <w:rFonts w:cs="Arial"/>
        </w:rPr>
        <w:t>połączenia z bazą.</w:t>
      </w:r>
    </w:p>
    <w:p w14:paraId="2E533C62" w14:textId="77777777" w:rsidR="00E77844" w:rsidRDefault="00E77844">
      <w:pPr>
        <w:spacing w:line="360" w:lineRule="auto"/>
        <w:ind w:firstLine="360"/>
        <w:jc w:val="both"/>
        <w:rPr>
          <w:rFonts w:cs="Arial"/>
        </w:rPr>
        <w:pPrChange w:id="1746" w:author="aich" w:date="2014-12-08T06:13:00Z">
          <w:pPr>
            <w:spacing w:line="360" w:lineRule="auto"/>
            <w:ind w:firstLine="360"/>
          </w:pPr>
        </w:pPrChange>
      </w:pPr>
    </w:p>
    <w:p w14:paraId="1E5AA310" w14:textId="77777777" w:rsidR="00A95BAF" w:rsidRPr="00E77844" w:rsidRDefault="00A95BAF">
      <w:pPr>
        <w:pStyle w:val="Nagwek3"/>
        <w:jc w:val="both"/>
        <w:pPrChange w:id="1747" w:author="aich" w:date="2014-12-08T06:13:00Z">
          <w:pPr>
            <w:numPr>
              <w:numId w:val="14"/>
            </w:numPr>
            <w:spacing w:line="360" w:lineRule="auto"/>
            <w:ind w:left="720" w:hanging="360"/>
          </w:pPr>
        </w:pPrChange>
      </w:pPr>
      <w:bookmarkStart w:id="1748" w:name="_Toc405759402"/>
      <w:r w:rsidRPr="00E77844">
        <w:t>Zmiany w stosunku do poprzedniego wydania</w:t>
      </w:r>
      <w:bookmarkEnd w:id="1748"/>
    </w:p>
    <w:p w14:paraId="507AB6D9" w14:textId="77777777" w:rsidR="00842061" w:rsidRDefault="00842061">
      <w:pPr>
        <w:spacing w:line="360" w:lineRule="auto"/>
        <w:ind w:left="360"/>
        <w:jc w:val="both"/>
        <w:rPr>
          <w:rFonts w:cs="Arial"/>
          <w:i/>
        </w:rPr>
        <w:pPrChange w:id="1749" w:author="aich" w:date="2014-12-08T06:13:00Z">
          <w:pPr>
            <w:spacing w:line="360" w:lineRule="auto"/>
            <w:ind w:left="360"/>
          </w:pPr>
        </w:pPrChange>
      </w:pPr>
      <w:r w:rsidRPr="00842061">
        <w:rPr>
          <w:rFonts w:cs="Arial"/>
          <w:i/>
        </w:rPr>
        <w:t>Nie dotyczy</w:t>
      </w:r>
    </w:p>
    <w:p w14:paraId="39B2B4B5" w14:textId="77777777" w:rsidR="00E77844" w:rsidRPr="00842061" w:rsidRDefault="00E77844">
      <w:pPr>
        <w:spacing w:line="360" w:lineRule="auto"/>
        <w:ind w:left="360"/>
        <w:jc w:val="both"/>
        <w:rPr>
          <w:rFonts w:cs="Arial"/>
        </w:rPr>
        <w:pPrChange w:id="1750" w:author="aich" w:date="2014-12-08T06:13:00Z">
          <w:pPr>
            <w:spacing w:line="360" w:lineRule="auto"/>
            <w:ind w:left="360"/>
          </w:pPr>
        </w:pPrChange>
      </w:pPr>
    </w:p>
    <w:p w14:paraId="4AF19537" w14:textId="77777777" w:rsidR="00A95BAF" w:rsidRPr="00E77844" w:rsidRDefault="00A95BAF">
      <w:pPr>
        <w:pStyle w:val="Nagwek3"/>
        <w:jc w:val="both"/>
        <w:pPrChange w:id="1751" w:author="aich" w:date="2014-12-08T06:13:00Z">
          <w:pPr>
            <w:numPr>
              <w:numId w:val="14"/>
            </w:numPr>
            <w:spacing w:line="360" w:lineRule="auto"/>
            <w:ind w:left="720" w:hanging="360"/>
          </w:pPr>
        </w:pPrChange>
      </w:pPr>
      <w:bookmarkStart w:id="1752" w:name="_Toc405759403"/>
      <w:r w:rsidRPr="00E77844">
        <w:t>Wymagania na środowisko i instrukcja uruchomienia</w:t>
      </w:r>
      <w:bookmarkEnd w:id="1752"/>
    </w:p>
    <w:p w14:paraId="57173A85" w14:textId="77777777" w:rsidR="00842061" w:rsidRDefault="22B7A049">
      <w:pPr>
        <w:spacing w:line="360" w:lineRule="auto"/>
        <w:ind w:left="360" w:firstLine="348"/>
        <w:jc w:val="both"/>
        <w:rPr>
          <w:rFonts w:cs="Arial"/>
        </w:rPr>
        <w:pPrChange w:id="1753" w:author="aich" w:date="2014-12-08T06:13:00Z">
          <w:pPr>
            <w:spacing w:line="360" w:lineRule="auto"/>
            <w:ind w:left="360" w:firstLine="348"/>
          </w:pPr>
        </w:pPrChange>
      </w:pPr>
      <w:r w:rsidRPr="22B7A049">
        <w:rPr>
          <w:rFonts w:eastAsia="Arial" w:cs="Arial"/>
        </w:rPr>
        <w:t>W celu uruchomienia programu w obecnej postaci konieczne jest posiadanie środowiska programistycznego Xamarin Studio i kompilacja projektu. Wymagane jest również zainstalowanie mod_mono w celu posiadania odpowiednich narzędzi do uruchomienia programu. Aktualny system pracuje na lokalnej bazie MySQL w celu poprawnego połączenia z bazą wymagane jest posiadanie klienta bazy MySQL na własnym komputerze. Potrzebne są również pakiety EF oraz jQuery UI które można pobrać przy pomocy NuGet Package Manager, który jest zintegrowany z IDE Xamarin Studio.</w:t>
      </w:r>
    </w:p>
    <w:p w14:paraId="0922B046" w14:textId="77777777" w:rsidR="00521235" w:rsidRDefault="00521235">
      <w:pPr>
        <w:spacing w:line="360" w:lineRule="auto"/>
        <w:ind w:left="360"/>
        <w:jc w:val="both"/>
        <w:rPr>
          <w:rFonts w:cs="Arial"/>
        </w:rPr>
        <w:pPrChange w:id="1754" w:author="aich" w:date="2014-12-08T06:13:00Z">
          <w:pPr>
            <w:spacing w:line="360" w:lineRule="auto"/>
            <w:ind w:left="360"/>
          </w:pPr>
        </w:pPrChange>
      </w:pPr>
      <w:r>
        <w:rPr>
          <w:rFonts w:cs="Arial"/>
        </w:rPr>
        <w:tab/>
      </w:r>
      <w:r w:rsidRPr="22B7A049">
        <w:rPr>
          <w:rFonts w:eastAsia="Arial" w:cs="Arial"/>
        </w:rPr>
        <w:t>Docelowa wersja systemu będzie aplikacją webową, ogólne wymagania opisane w poprzednim punkcie będą więc dotyczyły serwera/chmury na którym docelowo zostanie umieszczona aplikacja webowa. Wymagania odnośnie użytkownika będą wymagały posiadania aktualnej przeglądarki internetowej dowolnego dostawcy.</w:t>
      </w:r>
    </w:p>
    <w:p w14:paraId="4A9FF763" w14:textId="77777777" w:rsidR="00E77844" w:rsidRDefault="00E77844">
      <w:pPr>
        <w:spacing w:line="360" w:lineRule="auto"/>
        <w:ind w:left="360"/>
        <w:jc w:val="both"/>
        <w:rPr>
          <w:rFonts w:cs="Arial"/>
        </w:rPr>
        <w:pPrChange w:id="1755" w:author="aich" w:date="2014-12-08T06:13:00Z">
          <w:pPr>
            <w:spacing w:line="360" w:lineRule="auto"/>
            <w:ind w:left="360"/>
          </w:pPr>
        </w:pPrChange>
      </w:pPr>
    </w:p>
    <w:p w14:paraId="0E8BAC65" w14:textId="77777777" w:rsidR="00521235" w:rsidRPr="00427CCD" w:rsidRDefault="00A95BAF">
      <w:pPr>
        <w:pStyle w:val="Nagwek3"/>
        <w:jc w:val="both"/>
        <w:pPrChange w:id="1756" w:author="aich" w:date="2014-12-08T06:13:00Z">
          <w:pPr>
            <w:numPr>
              <w:numId w:val="14"/>
            </w:numPr>
            <w:spacing w:line="360" w:lineRule="auto"/>
            <w:ind w:left="720" w:hanging="360"/>
          </w:pPr>
        </w:pPrChange>
      </w:pPr>
      <w:bookmarkStart w:id="1757" w:name="_Toc405759404"/>
      <w:r w:rsidRPr="00427CCD">
        <w:t>Instrukcja użytkowania</w:t>
      </w:r>
      <w:bookmarkEnd w:id="1757"/>
    </w:p>
    <w:p w14:paraId="64B0276F" w14:textId="77777777" w:rsidR="00522353" w:rsidRDefault="00521235">
      <w:pPr>
        <w:spacing w:line="360" w:lineRule="auto"/>
        <w:ind w:left="360" w:firstLine="348"/>
        <w:jc w:val="both"/>
        <w:rPr>
          <w:rFonts w:cs="Arial"/>
        </w:rPr>
        <w:pPrChange w:id="1758" w:author="aich" w:date="2014-12-08T06:13:00Z">
          <w:pPr>
            <w:spacing w:line="360" w:lineRule="auto"/>
            <w:ind w:left="360" w:firstLine="348"/>
          </w:pPr>
        </w:pPrChange>
      </w:pPr>
      <w:r>
        <w:rPr>
          <w:rFonts w:cs="Arial"/>
        </w:rPr>
        <w:t>W celu skorzystania z obecnej wersji systemu, wystarczy skompilować projekt. Obecny system posiada jedynie prototypowe widoki bez żadnej funkcjonalności.</w:t>
      </w:r>
    </w:p>
    <w:p w14:paraId="1F42177A" w14:textId="77777777" w:rsidR="00522353" w:rsidRDefault="00522353">
      <w:pPr>
        <w:spacing w:line="360" w:lineRule="auto"/>
        <w:ind w:left="360" w:firstLine="348"/>
        <w:jc w:val="both"/>
        <w:rPr>
          <w:rFonts w:cs="Arial"/>
        </w:rPr>
        <w:pPrChange w:id="1759" w:author="aich" w:date="2014-12-08T06:13:00Z">
          <w:pPr>
            <w:spacing w:line="360" w:lineRule="auto"/>
            <w:ind w:left="360" w:firstLine="348"/>
          </w:pPr>
        </w:pPrChange>
      </w:pPr>
    </w:p>
    <w:p w14:paraId="2F09CFF7" w14:textId="77777777" w:rsidR="00522353" w:rsidRPr="00522353" w:rsidRDefault="00522353">
      <w:pPr>
        <w:pStyle w:val="Nagwek2"/>
        <w:jc w:val="both"/>
        <w:pPrChange w:id="1760" w:author="aich" w:date="2014-12-08T06:13:00Z">
          <w:pPr>
            <w:spacing w:line="360" w:lineRule="auto"/>
          </w:pPr>
        </w:pPrChange>
      </w:pPr>
      <w:r>
        <w:br w:type="page"/>
      </w:r>
      <w:bookmarkStart w:id="1761" w:name="_Toc405759405"/>
      <w:del w:id="1762" w:author="Speedziarz" w:date="2014-12-07T23:34:00Z">
        <w:r w:rsidRPr="00522353" w:rsidDel="00150F61">
          <w:lastRenderedPageBreak/>
          <w:delText xml:space="preserve">3.3 </w:delText>
        </w:r>
      </w:del>
      <w:r w:rsidRPr="00522353">
        <w:t>Drugi Sprint</w:t>
      </w:r>
      <w:bookmarkEnd w:id="1761"/>
    </w:p>
    <w:p w14:paraId="56EC72DE" w14:textId="77777777" w:rsidR="00522353" w:rsidRPr="00E77844" w:rsidRDefault="00522353">
      <w:pPr>
        <w:numPr>
          <w:ilvl w:val="0"/>
          <w:numId w:val="13"/>
        </w:numPr>
        <w:spacing w:line="360" w:lineRule="auto"/>
        <w:jc w:val="both"/>
        <w:rPr>
          <w:rFonts w:cs="Arial"/>
          <w:sz w:val="28"/>
          <w:szCs w:val="28"/>
          <w:u w:val="single"/>
        </w:rPr>
        <w:pPrChange w:id="1763" w:author="aich" w:date="2014-12-08T06:13:00Z">
          <w:pPr>
            <w:numPr>
              <w:numId w:val="13"/>
            </w:numPr>
            <w:spacing w:line="360" w:lineRule="auto"/>
            <w:ind w:left="720" w:hanging="360"/>
          </w:pPr>
        </w:pPrChange>
      </w:pPr>
      <w:r w:rsidRPr="00E77844">
        <w:rPr>
          <w:rFonts w:cs="Arial"/>
          <w:sz w:val="28"/>
          <w:szCs w:val="28"/>
          <w:u w:val="single"/>
        </w:rPr>
        <w:t xml:space="preserve">Data </w:t>
      </w:r>
      <w:r w:rsidR="00C62948">
        <w:rPr>
          <w:rFonts w:cs="Arial"/>
          <w:sz w:val="28"/>
          <w:szCs w:val="28"/>
          <w:u w:val="single"/>
        </w:rPr>
        <w:t>27</w:t>
      </w:r>
      <w:r w:rsidRPr="00E77844">
        <w:rPr>
          <w:rFonts w:cs="Arial"/>
          <w:sz w:val="28"/>
          <w:szCs w:val="28"/>
          <w:u w:val="single"/>
        </w:rPr>
        <w:t xml:space="preserve">.10.2014 – </w:t>
      </w:r>
      <w:r>
        <w:rPr>
          <w:rFonts w:cs="Arial"/>
          <w:sz w:val="28"/>
          <w:szCs w:val="28"/>
          <w:u w:val="single"/>
        </w:rPr>
        <w:t>0</w:t>
      </w:r>
      <w:r w:rsidR="00C62948">
        <w:rPr>
          <w:rFonts w:cs="Arial"/>
          <w:sz w:val="28"/>
          <w:szCs w:val="28"/>
          <w:u w:val="single"/>
        </w:rPr>
        <w:t>9</w:t>
      </w:r>
      <w:r w:rsidRPr="00E77844">
        <w:rPr>
          <w:rFonts w:cs="Arial"/>
          <w:sz w:val="28"/>
          <w:szCs w:val="28"/>
          <w:u w:val="single"/>
        </w:rPr>
        <w:t>.</w:t>
      </w:r>
      <w:r>
        <w:rPr>
          <w:rFonts w:cs="Arial"/>
          <w:sz w:val="28"/>
          <w:szCs w:val="28"/>
          <w:u w:val="single"/>
        </w:rPr>
        <w:t>11</w:t>
      </w:r>
      <w:r w:rsidRPr="00E77844">
        <w:rPr>
          <w:rFonts w:cs="Arial"/>
          <w:sz w:val="28"/>
          <w:szCs w:val="28"/>
          <w:u w:val="single"/>
        </w:rPr>
        <w:t>.2014</w:t>
      </w:r>
    </w:p>
    <w:p w14:paraId="4C33C284" w14:textId="77777777" w:rsidR="00522353" w:rsidRPr="00E77844" w:rsidRDefault="00522353">
      <w:pPr>
        <w:numPr>
          <w:ilvl w:val="0"/>
          <w:numId w:val="13"/>
        </w:numPr>
        <w:spacing w:line="360" w:lineRule="auto"/>
        <w:jc w:val="both"/>
        <w:rPr>
          <w:rFonts w:cs="Arial"/>
          <w:sz w:val="28"/>
          <w:szCs w:val="28"/>
          <w:u w:val="single"/>
        </w:rPr>
        <w:pPrChange w:id="1764" w:author="aich" w:date="2014-12-08T06:13:00Z">
          <w:pPr>
            <w:numPr>
              <w:numId w:val="13"/>
            </w:numPr>
            <w:spacing w:line="360" w:lineRule="auto"/>
            <w:ind w:left="720" w:hanging="360"/>
          </w:pPr>
        </w:pPrChange>
      </w:pPr>
      <w:r w:rsidRPr="00E77844">
        <w:rPr>
          <w:rFonts w:cs="Arial"/>
          <w:sz w:val="28"/>
          <w:szCs w:val="28"/>
          <w:u w:val="single"/>
        </w:rPr>
        <w:t xml:space="preserve">Wersja produktu – </w:t>
      </w:r>
      <w:r w:rsidR="00D959BA">
        <w:rPr>
          <w:rFonts w:cs="Arial"/>
          <w:i/>
          <w:sz w:val="28"/>
          <w:szCs w:val="28"/>
          <w:u w:val="single"/>
        </w:rPr>
        <w:t>v0.2</w:t>
      </w:r>
    </w:p>
    <w:p w14:paraId="152DA124" w14:textId="77777777" w:rsidR="00522353" w:rsidRPr="00E77844" w:rsidRDefault="00522353">
      <w:pPr>
        <w:numPr>
          <w:ilvl w:val="0"/>
          <w:numId w:val="13"/>
        </w:numPr>
        <w:spacing w:line="360" w:lineRule="auto"/>
        <w:jc w:val="both"/>
        <w:rPr>
          <w:rFonts w:cs="Arial"/>
          <w:sz w:val="28"/>
          <w:szCs w:val="28"/>
          <w:u w:val="single"/>
        </w:rPr>
        <w:pPrChange w:id="1765" w:author="aich" w:date="2014-12-08T06:13:00Z">
          <w:pPr>
            <w:numPr>
              <w:numId w:val="13"/>
            </w:numPr>
            <w:spacing w:line="360" w:lineRule="auto"/>
            <w:ind w:left="720" w:hanging="360"/>
          </w:pPr>
        </w:pPrChange>
      </w:pPr>
      <w:r w:rsidRPr="00E77844">
        <w:rPr>
          <w:rFonts w:cs="Arial"/>
          <w:sz w:val="28"/>
          <w:szCs w:val="28"/>
          <w:u w:val="single"/>
        </w:rPr>
        <w:t>Skład zespołu</w:t>
      </w:r>
    </w:p>
    <w:p w14:paraId="5FA7F558" w14:textId="77777777" w:rsidR="00522353" w:rsidRDefault="00522353">
      <w:pPr>
        <w:numPr>
          <w:ilvl w:val="1"/>
          <w:numId w:val="13"/>
        </w:numPr>
        <w:spacing w:line="360" w:lineRule="auto"/>
        <w:jc w:val="both"/>
        <w:rPr>
          <w:rFonts w:cs="Arial"/>
        </w:rPr>
        <w:pPrChange w:id="1766" w:author="aich" w:date="2014-12-08T06:13:00Z">
          <w:pPr>
            <w:numPr>
              <w:ilvl w:val="1"/>
              <w:numId w:val="13"/>
            </w:numPr>
            <w:spacing w:line="360" w:lineRule="auto"/>
            <w:ind w:left="1440" w:hanging="360"/>
          </w:pPr>
        </w:pPrChange>
      </w:pPr>
      <w:r>
        <w:rPr>
          <w:rFonts w:cs="Arial"/>
        </w:rPr>
        <w:t>Paweł Troka</w:t>
      </w:r>
    </w:p>
    <w:p w14:paraId="1B8C1B4F" w14:textId="77777777" w:rsidR="00522353" w:rsidRDefault="00522353">
      <w:pPr>
        <w:numPr>
          <w:ilvl w:val="1"/>
          <w:numId w:val="13"/>
        </w:numPr>
        <w:spacing w:line="360" w:lineRule="auto"/>
        <w:jc w:val="both"/>
        <w:rPr>
          <w:rFonts w:cs="Arial"/>
        </w:rPr>
        <w:pPrChange w:id="1767" w:author="aich" w:date="2014-12-08T06:13:00Z">
          <w:pPr>
            <w:numPr>
              <w:ilvl w:val="1"/>
              <w:numId w:val="13"/>
            </w:numPr>
            <w:spacing w:line="360" w:lineRule="auto"/>
            <w:ind w:left="1440" w:hanging="360"/>
          </w:pPr>
        </w:pPrChange>
      </w:pPr>
      <w:r>
        <w:rPr>
          <w:rFonts w:cs="Arial"/>
        </w:rPr>
        <w:t>Łukasz Adrych</w:t>
      </w:r>
    </w:p>
    <w:p w14:paraId="26DFBDC5" w14:textId="77777777" w:rsidR="00522353" w:rsidRDefault="00522353">
      <w:pPr>
        <w:numPr>
          <w:ilvl w:val="1"/>
          <w:numId w:val="13"/>
        </w:numPr>
        <w:spacing w:line="360" w:lineRule="auto"/>
        <w:jc w:val="both"/>
        <w:rPr>
          <w:rFonts w:cs="Arial"/>
        </w:rPr>
        <w:pPrChange w:id="1768" w:author="aich" w:date="2014-12-08T06:13:00Z">
          <w:pPr>
            <w:numPr>
              <w:ilvl w:val="1"/>
              <w:numId w:val="13"/>
            </w:numPr>
            <w:spacing w:line="360" w:lineRule="auto"/>
            <w:ind w:left="1440" w:hanging="360"/>
          </w:pPr>
        </w:pPrChange>
      </w:pPr>
      <w:r>
        <w:rPr>
          <w:rFonts w:cs="Arial"/>
        </w:rPr>
        <w:t>Daniel Mielwski</w:t>
      </w:r>
    </w:p>
    <w:p w14:paraId="79FCBF9A" w14:textId="77777777" w:rsidR="00522353" w:rsidRDefault="00522353">
      <w:pPr>
        <w:numPr>
          <w:ilvl w:val="0"/>
          <w:numId w:val="13"/>
        </w:numPr>
        <w:spacing w:line="360" w:lineRule="auto"/>
        <w:jc w:val="both"/>
        <w:rPr>
          <w:rFonts w:cs="Arial"/>
          <w:sz w:val="28"/>
          <w:szCs w:val="28"/>
          <w:u w:val="single"/>
        </w:rPr>
        <w:pPrChange w:id="1769" w:author="aich" w:date="2014-12-08T06:13:00Z">
          <w:pPr>
            <w:numPr>
              <w:numId w:val="13"/>
            </w:numPr>
            <w:spacing w:line="360" w:lineRule="auto"/>
            <w:ind w:left="720" w:hanging="360"/>
          </w:pPr>
        </w:pPrChange>
      </w:pPr>
      <w:r w:rsidRPr="00E77844">
        <w:rPr>
          <w:rFonts w:cs="Arial"/>
          <w:sz w:val="28"/>
          <w:szCs w:val="28"/>
          <w:u w:val="single"/>
        </w:rPr>
        <w:t>Cel Sprintu</w:t>
      </w:r>
    </w:p>
    <w:p w14:paraId="76BB8676" w14:textId="77777777" w:rsidR="00A40FEE" w:rsidRDefault="00A40FEE">
      <w:pPr>
        <w:spacing w:line="360" w:lineRule="auto"/>
        <w:ind w:firstLine="360"/>
        <w:jc w:val="both"/>
        <w:rPr>
          <w:rFonts w:cs="Arial"/>
        </w:rPr>
        <w:pPrChange w:id="1770" w:author="aich" w:date="2014-12-08T06:13:00Z">
          <w:pPr>
            <w:spacing w:line="360" w:lineRule="auto"/>
            <w:ind w:firstLine="360"/>
          </w:pPr>
        </w:pPrChange>
      </w:pPr>
      <w:r>
        <w:rPr>
          <w:rFonts w:cs="Arial"/>
        </w:rPr>
        <w:t xml:space="preserve">Głównym celem sprintu jest stworzenie modułów odpowiedzialnych za zarządzanie użytkownikami. Główne funkcjonalności które mają być zrealizowane w tym sprincie to logowanie, rejestracja, aktywacja konta, system uprawnień, zarządzanie użytkownikami. </w:t>
      </w:r>
      <w:r w:rsidR="00AC619B">
        <w:rPr>
          <w:rFonts w:cs="Arial"/>
        </w:rPr>
        <w:t>Planowane jest również dogłębne przetestowanie tych funkcjonalności w celu uniknięcia problemów na późniejszym etapie projektu.</w:t>
      </w:r>
      <w:r w:rsidR="00C62948">
        <w:rPr>
          <w:rFonts w:cs="Arial"/>
        </w:rPr>
        <w:t xml:space="preserve"> Inny zadaniem wykonanym w ramach tego etapu będzie stworzenie komunikacji wewnętrznej w systemie, dzięki której kierowcy i pracownicy będą mogli się bezproblemowo komunikować</w:t>
      </w:r>
      <w:r w:rsidR="00F94BEB">
        <w:rPr>
          <w:rFonts w:cs="Arial"/>
        </w:rPr>
        <w:t>.</w:t>
      </w:r>
    </w:p>
    <w:p w14:paraId="06318E3F" w14:textId="77777777" w:rsidR="00531945" w:rsidRDefault="00531945">
      <w:pPr>
        <w:spacing w:line="360" w:lineRule="auto"/>
        <w:ind w:firstLine="360"/>
        <w:jc w:val="both"/>
        <w:rPr>
          <w:rFonts w:cs="Arial"/>
        </w:rPr>
        <w:pPrChange w:id="1771" w:author="aich" w:date="2014-12-08T06:13:00Z">
          <w:pPr>
            <w:spacing w:line="360" w:lineRule="auto"/>
            <w:ind w:firstLine="360"/>
          </w:pPr>
        </w:pPrChange>
      </w:pPr>
    </w:p>
    <w:p w14:paraId="1F0B7AD4" w14:textId="77777777" w:rsidR="00531945" w:rsidRDefault="00531945">
      <w:pPr>
        <w:numPr>
          <w:ilvl w:val="0"/>
          <w:numId w:val="25"/>
        </w:numPr>
        <w:spacing w:line="360" w:lineRule="auto"/>
        <w:jc w:val="both"/>
        <w:rPr>
          <w:rFonts w:cs="Arial"/>
          <w:sz w:val="28"/>
          <w:szCs w:val="28"/>
          <w:u w:val="single"/>
        </w:rPr>
        <w:pPrChange w:id="1772" w:author="aich" w:date="2014-12-08T06:13:00Z">
          <w:pPr>
            <w:numPr>
              <w:numId w:val="25"/>
            </w:numPr>
            <w:spacing w:line="360" w:lineRule="auto"/>
            <w:ind w:left="720" w:hanging="360"/>
          </w:pPr>
        </w:pPrChange>
      </w:pPr>
      <w:r w:rsidRPr="00531945">
        <w:rPr>
          <w:rFonts w:cs="Arial"/>
          <w:sz w:val="28"/>
          <w:szCs w:val="28"/>
          <w:u w:val="single"/>
        </w:rPr>
        <w:t>Sprint Backlog</w:t>
      </w:r>
    </w:p>
    <w:p w14:paraId="33EB9B55" w14:textId="77777777" w:rsidR="003A0BA4" w:rsidRPr="003A0BA4" w:rsidRDefault="003A0BA4">
      <w:pPr>
        <w:spacing w:line="360" w:lineRule="auto"/>
        <w:jc w:val="both"/>
        <w:rPr>
          <w:rFonts w:cs="Arial"/>
          <w:sz w:val="28"/>
          <w:szCs w:val="28"/>
          <w:u w:val="single"/>
        </w:rPr>
        <w:pPrChange w:id="1773" w:author="aich" w:date="2014-12-08T06:13:00Z">
          <w:pPr>
            <w:spacing w:line="360" w:lineRule="auto"/>
          </w:pPr>
        </w:pPrChange>
      </w:pPr>
    </w:p>
    <w:p w14:paraId="0760A596" w14:textId="77777777" w:rsidR="00531945" w:rsidRDefault="00FE15B9">
      <w:pPr>
        <w:spacing w:line="360" w:lineRule="auto"/>
        <w:ind w:firstLine="360"/>
        <w:jc w:val="both"/>
        <w:rPr>
          <w:rFonts w:cs="Arial"/>
        </w:rPr>
        <w:pPrChange w:id="1774" w:author="aich" w:date="2014-12-08T06:13:00Z">
          <w:pPr>
            <w:spacing w:line="360" w:lineRule="auto"/>
            <w:ind w:firstLine="360"/>
          </w:pPr>
        </w:pPrChange>
      </w:pPr>
      <w:r>
        <w:rPr>
          <w:rFonts w:cs="Arial"/>
          <w:noProof/>
        </w:rPr>
        <w:drawing>
          <wp:inline distT="0" distB="0" distL="0" distR="0" wp14:anchorId="7685F010" wp14:editId="07777777">
            <wp:extent cx="6028055" cy="2856230"/>
            <wp:effectExtent l="0" t="0" r="0" b="0"/>
            <wp:docPr id="25" name="Picture 25" descr="s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ss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28055" cy="2856230"/>
                    </a:xfrm>
                    <a:prstGeom prst="rect">
                      <a:avLst/>
                    </a:prstGeom>
                    <a:noFill/>
                    <a:ln>
                      <a:noFill/>
                    </a:ln>
                  </pic:spPr>
                </pic:pic>
              </a:graphicData>
            </a:graphic>
          </wp:inline>
        </w:drawing>
      </w:r>
    </w:p>
    <w:p w14:paraId="537D60BB" w14:textId="77777777" w:rsidR="00531945" w:rsidRDefault="00531945">
      <w:pPr>
        <w:spacing w:line="360" w:lineRule="auto"/>
        <w:ind w:firstLine="360"/>
        <w:jc w:val="both"/>
        <w:rPr>
          <w:rFonts w:cs="Arial"/>
        </w:rPr>
        <w:pPrChange w:id="1775" w:author="aich" w:date="2014-12-08T06:13:00Z">
          <w:pPr>
            <w:spacing w:line="360" w:lineRule="auto"/>
            <w:ind w:firstLine="360"/>
          </w:pPr>
        </w:pPrChange>
      </w:pPr>
    </w:p>
    <w:p w14:paraId="799177DB" w14:textId="77777777" w:rsidR="00531945" w:rsidRDefault="00531945">
      <w:pPr>
        <w:spacing w:line="360" w:lineRule="auto"/>
        <w:ind w:firstLine="360"/>
        <w:jc w:val="both"/>
        <w:rPr>
          <w:rFonts w:cs="Arial"/>
        </w:rPr>
        <w:pPrChange w:id="1776" w:author="aich" w:date="2014-12-08T06:13:00Z">
          <w:pPr>
            <w:spacing w:line="360" w:lineRule="auto"/>
            <w:ind w:firstLine="360"/>
          </w:pPr>
        </w:pPrChange>
      </w:pPr>
    </w:p>
    <w:p w14:paraId="481E2CE3" w14:textId="77777777" w:rsidR="00531945" w:rsidRDefault="00531945">
      <w:pPr>
        <w:spacing w:line="360" w:lineRule="auto"/>
        <w:ind w:firstLine="360"/>
        <w:jc w:val="both"/>
        <w:rPr>
          <w:rFonts w:cs="Arial"/>
        </w:rPr>
        <w:pPrChange w:id="1777" w:author="aich" w:date="2014-12-08T06:13:00Z">
          <w:pPr>
            <w:spacing w:line="360" w:lineRule="auto"/>
            <w:ind w:firstLine="360"/>
          </w:pPr>
        </w:pPrChange>
      </w:pPr>
    </w:p>
    <w:p w14:paraId="6CABDDEA" w14:textId="77777777" w:rsidR="00531945" w:rsidRDefault="00531945">
      <w:pPr>
        <w:spacing w:line="360" w:lineRule="auto"/>
        <w:ind w:firstLine="360"/>
        <w:jc w:val="both"/>
        <w:rPr>
          <w:rFonts w:cs="Arial"/>
        </w:rPr>
        <w:pPrChange w:id="1778" w:author="aich" w:date="2014-12-08T06:13:00Z">
          <w:pPr>
            <w:spacing w:line="360" w:lineRule="auto"/>
            <w:ind w:firstLine="360"/>
          </w:pPr>
        </w:pPrChange>
      </w:pPr>
    </w:p>
    <w:p w14:paraId="7630E407" w14:textId="77777777" w:rsidR="00531945" w:rsidRDefault="00531945">
      <w:pPr>
        <w:spacing w:line="360" w:lineRule="auto"/>
        <w:ind w:firstLine="360"/>
        <w:jc w:val="both"/>
        <w:rPr>
          <w:rFonts w:cs="Arial"/>
        </w:rPr>
        <w:pPrChange w:id="1779" w:author="aich" w:date="2014-12-08T06:13:00Z">
          <w:pPr>
            <w:spacing w:line="360" w:lineRule="auto"/>
            <w:ind w:firstLine="360"/>
          </w:pPr>
        </w:pPrChange>
      </w:pPr>
    </w:p>
    <w:p w14:paraId="208686A3" w14:textId="77777777" w:rsidR="00531945" w:rsidRDefault="00531945">
      <w:pPr>
        <w:spacing w:line="360" w:lineRule="auto"/>
        <w:ind w:firstLine="360"/>
        <w:jc w:val="both"/>
        <w:rPr>
          <w:rFonts w:cs="Arial"/>
        </w:rPr>
        <w:pPrChange w:id="1780" w:author="aich" w:date="2014-12-08T06:13:00Z">
          <w:pPr>
            <w:spacing w:line="360" w:lineRule="auto"/>
            <w:ind w:firstLine="360"/>
          </w:pPr>
        </w:pPrChange>
      </w:pPr>
    </w:p>
    <w:p w14:paraId="2656CB2E" w14:textId="45F1EC23" w:rsidR="00531945" w:rsidRPr="00A40FEE" w:rsidDel="004A5085" w:rsidRDefault="00531945">
      <w:pPr>
        <w:spacing w:line="360" w:lineRule="auto"/>
        <w:jc w:val="both"/>
        <w:rPr>
          <w:del w:id="1781" w:author="aich" w:date="2014-12-08T06:14:00Z"/>
          <w:rFonts w:cs="Arial"/>
        </w:rPr>
        <w:pPrChange w:id="1782" w:author="aich" w:date="2014-12-08T06:13:00Z">
          <w:pPr>
            <w:spacing w:line="360" w:lineRule="auto"/>
          </w:pPr>
        </w:pPrChange>
      </w:pPr>
    </w:p>
    <w:p w14:paraId="0B26C087" w14:textId="68C58383" w:rsidR="00AC619B" w:rsidDel="004A5085" w:rsidRDefault="00AC619B">
      <w:pPr>
        <w:spacing w:line="360" w:lineRule="auto"/>
        <w:ind w:left="360" w:firstLine="348"/>
        <w:jc w:val="both"/>
        <w:rPr>
          <w:del w:id="1783" w:author="aich" w:date="2014-12-08T06:14:00Z"/>
          <w:rFonts w:cs="Arial"/>
        </w:rPr>
        <w:pPrChange w:id="1784" w:author="aich" w:date="2014-12-08T06:13:00Z">
          <w:pPr>
            <w:spacing w:line="360" w:lineRule="auto"/>
            <w:ind w:left="360" w:firstLine="348"/>
          </w:pPr>
        </w:pPrChange>
      </w:pPr>
    </w:p>
    <w:p w14:paraId="027FA3C8" w14:textId="4268CDBB" w:rsidR="00AC619B" w:rsidRPr="00E77844" w:rsidRDefault="00AC619B">
      <w:pPr>
        <w:pStyle w:val="Nagwek3"/>
        <w:jc w:val="both"/>
        <w:pPrChange w:id="1785" w:author="aich" w:date="2014-12-08T06:13:00Z">
          <w:pPr>
            <w:numPr>
              <w:numId w:val="15"/>
            </w:numPr>
            <w:spacing w:line="360" w:lineRule="auto"/>
            <w:ind w:left="720" w:hanging="360"/>
          </w:pPr>
        </w:pPrChange>
      </w:pPr>
      <w:del w:id="1786" w:author="aich" w:date="2014-12-08T06:14:00Z">
        <w:r w:rsidDel="004A5085">
          <w:br w:type="page"/>
        </w:r>
      </w:del>
      <w:bookmarkStart w:id="1787" w:name="_Toc405759406"/>
      <w:r w:rsidRPr="00E77844">
        <w:t>Funkcje i ograniczenia produktu, znane błędy</w:t>
      </w:r>
      <w:bookmarkEnd w:id="1787"/>
    </w:p>
    <w:p w14:paraId="131728E1" w14:textId="77777777" w:rsidR="00AC619B" w:rsidRDefault="00AC619B">
      <w:pPr>
        <w:spacing w:line="360" w:lineRule="auto"/>
        <w:jc w:val="both"/>
        <w:rPr>
          <w:rFonts w:cs="Arial"/>
        </w:rPr>
        <w:pPrChange w:id="1788" w:author="aich" w:date="2014-12-08T06:13:00Z">
          <w:pPr>
            <w:spacing w:line="360" w:lineRule="auto"/>
          </w:pPr>
        </w:pPrChange>
      </w:pPr>
      <w:r>
        <w:rPr>
          <w:rFonts w:cs="Arial"/>
        </w:rPr>
        <w:t>Funkcje:</w:t>
      </w:r>
    </w:p>
    <w:p w14:paraId="072A3AEA" w14:textId="77777777" w:rsidR="00AC619B" w:rsidRDefault="00AC619B">
      <w:pPr>
        <w:numPr>
          <w:ilvl w:val="0"/>
          <w:numId w:val="13"/>
        </w:numPr>
        <w:spacing w:line="360" w:lineRule="auto"/>
        <w:jc w:val="both"/>
        <w:rPr>
          <w:rFonts w:cs="Arial"/>
        </w:rPr>
        <w:pPrChange w:id="1789" w:author="aich" w:date="2014-12-08T06:13:00Z">
          <w:pPr>
            <w:numPr>
              <w:numId w:val="13"/>
            </w:numPr>
            <w:spacing w:line="360" w:lineRule="auto"/>
            <w:ind w:left="720" w:hanging="360"/>
          </w:pPr>
        </w:pPrChange>
      </w:pPr>
      <w:r>
        <w:rPr>
          <w:rFonts w:cs="Arial"/>
        </w:rPr>
        <w:t>Rejestracja użytkownika w systemie</w:t>
      </w:r>
    </w:p>
    <w:p w14:paraId="42E3CA67" w14:textId="77777777" w:rsidR="00AC619B" w:rsidRDefault="00AC619B">
      <w:pPr>
        <w:numPr>
          <w:ilvl w:val="0"/>
          <w:numId w:val="13"/>
        </w:numPr>
        <w:spacing w:line="360" w:lineRule="auto"/>
        <w:jc w:val="both"/>
        <w:rPr>
          <w:rFonts w:cs="Arial"/>
        </w:rPr>
        <w:pPrChange w:id="1790" w:author="aich" w:date="2014-12-08T06:13:00Z">
          <w:pPr>
            <w:numPr>
              <w:numId w:val="13"/>
            </w:numPr>
            <w:spacing w:line="360" w:lineRule="auto"/>
            <w:ind w:left="720" w:hanging="360"/>
          </w:pPr>
        </w:pPrChange>
      </w:pPr>
      <w:r>
        <w:rPr>
          <w:rFonts w:cs="Arial"/>
        </w:rPr>
        <w:t>Zalogowanie użytkownika do systemu</w:t>
      </w:r>
    </w:p>
    <w:p w14:paraId="6C65186B" w14:textId="77777777" w:rsidR="00AC619B" w:rsidRDefault="00AC619B">
      <w:pPr>
        <w:numPr>
          <w:ilvl w:val="0"/>
          <w:numId w:val="13"/>
        </w:numPr>
        <w:spacing w:line="360" w:lineRule="auto"/>
        <w:jc w:val="both"/>
        <w:rPr>
          <w:rFonts w:cs="Arial"/>
        </w:rPr>
        <w:pPrChange w:id="1791" w:author="aich" w:date="2014-12-08T06:13:00Z">
          <w:pPr>
            <w:numPr>
              <w:numId w:val="13"/>
            </w:numPr>
            <w:spacing w:line="360" w:lineRule="auto"/>
            <w:ind w:left="720" w:hanging="360"/>
          </w:pPr>
        </w:pPrChange>
      </w:pPr>
      <w:r>
        <w:rPr>
          <w:rFonts w:cs="Arial"/>
        </w:rPr>
        <w:t>Utworzenie ról dla użytkowników, dostęp do widoków na podstawie posiadanych praw</w:t>
      </w:r>
    </w:p>
    <w:p w14:paraId="48A4808F" w14:textId="77777777" w:rsidR="00AC619B" w:rsidRDefault="00AC619B">
      <w:pPr>
        <w:numPr>
          <w:ilvl w:val="0"/>
          <w:numId w:val="13"/>
        </w:numPr>
        <w:spacing w:line="360" w:lineRule="auto"/>
        <w:jc w:val="both"/>
        <w:rPr>
          <w:rFonts w:cs="Arial"/>
        </w:rPr>
        <w:pPrChange w:id="1792" w:author="aich" w:date="2014-12-08T06:13:00Z">
          <w:pPr>
            <w:numPr>
              <w:numId w:val="13"/>
            </w:numPr>
            <w:spacing w:line="360" w:lineRule="auto"/>
            <w:ind w:left="720" w:hanging="360"/>
          </w:pPr>
        </w:pPrChange>
      </w:pPr>
      <w:r>
        <w:rPr>
          <w:rFonts w:cs="Arial"/>
        </w:rPr>
        <w:t>Wyświetlanie listy użytkowników z poziomu panelu administratora</w:t>
      </w:r>
    </w:p>
    <w:p w14:paraId="4BA01D5E" w14:textId="77777777" w:rsidR="00AC619B" w:rsidRDefault="00AC619B">
      <w:pPr>
        <w:numPr>
          <w:ilvl w:val="0"/>
          <w:numId w:val="13"/>
        </w:numPr>
        <w:spacing w:line="360" w:lineRule="auto"/>
        <w:jc w:val="both"/>
        <w:rPr>
          <w:rFonts w:cs="Arial"/>
        </w:rPr>
        <w:pPrChange w:id="1793" w:author="aich" w:date="2014-12-08T06:13:00Z">
          <w:pPr>
            <w:numPr>
              <w:numId w:val="13"/>
            </w:numPr>
            <w:spacing w:line="360" w:lineRule="auto"/>
            <w:ind w:left="720" w:hanging="360"/>
          </w:pPr>
        </w:pPrChange>
      </w:pPr>
      <w:r>
        <w:rPr>
          <w:rFonts w:cs="Arial"/>
        </w:rPr>
        <w:t>Usuwanie użytkownika z poziomu panelu administratora</w:t>
      </w:r>
    </w:p>
    <w:p w14:paraId="438C8A8F" w14:textId="77777777" w:rsidR="00AC619B" w:rsidRDefault="00AC619B">
      <w:pPr>
        <w:numPr>
          <w:ilvl w:val="0"/>
          <w:numId w:val="13"/>
        </w:numPr>
        <w:spacing w:line="360" w:lineRule="auto"/>
        <w:jc w:val="both"/>
        <w:rPr>
          <w:rFonts w:cs="Arial"/>
        </w:rPr>
        <w:pPrChange w:id="1794" w:author="aich" w:date="2014-12-08T06:13:00Z">
          <w:pPr>
            <w:numPr>
              <w:numId w:val="13"/>
            </w:numPr>
            <w:spacing w:line="360" w:lineRule="auto"/>
            <w:ind w:left="720" w:hanging="360"/>
          </w:pPr>
        </w:pPrChange>
      </w:pPr>
      <w:r>
        <w:rPr>
          <w:rFonts w:cs="Arial"/>
        </w:rPr>
        <w:t>Zmiana uprawnień użytkownika z poziomu panelu administratora</w:t>
      </w:r>
    </w:p>
    <w:p w14:paraId="581619B1" w14:textId="77777777" w:rsidR="00AC619B" w:rsidRDefault="00AC619B">
      <w:pPr>
        <w:spacing w:line="360" w:lineRule="auto"/>
        <w:jc w:val="both"/>
        <w:rPr>
          <w:rFonts w:cs="Arial"/>
        </w:rPr>
        <w:pPrChange w:id="1795" w:author="aich" w:date="2014-12-08T06:13:00Z">
          <w:pPr>
            <w:spacing w:line="360" w:lineRule="auto"/>
          </w:pPr>
        </w:pPrChange>
      </w:pPr>
      <w:r>
        <w:rPr>
          <w:rFonts w:cs="Arial"/>
        </w:rPr>
        <w:t>Błędy i ograniczenia:</w:t>
      </w:r>
    </w:p>
    <w:p w14:paraId="597D73DF" w14:textId="77777777" w:rsidR="00AC619B" w:rsidRDefault="00AC619B">
      <w:pPr>
        <w:numPr>
          <w:ilvl w:val="0"/>
          <w:numId w:val="16"/>
        </w:numPr>
        <w:spacing w:line="360" w:lineRule="auto"/>
        <w:jc w:val="both"/>
        <w:rPr>
          <w:rFonts w:cs="Arial"/>
        </w:rPr>
        <w:pPrChange w:id="1796" w:author="aich" w:date="2014-12-08T06:13:00Z">
          <w:pPr>
            <w:numPr>
              <w:numId w:val="16"/>
            </w:numPr>
            <w:spacing w:line="360" w:lineRule="auto"/>
            <w:ind w:left="720" w:hanging="360"/>
          </w:pPr>
        </w:pPrChange>
      </w:pPr>
      <w:r>
        <w:rPr>
          <w:rFonts w:cs="Arial"/>
        </w:rPr>
        <w:t>Bugi podczas logowania</w:t>
      </w:r>
    </w:p>
    <w:p w14:paraId="51805D85" w14:textId="77777777" w:rsidR="001C01C7" w:rsidRDefault="001C01C7">
      <w:pPr>
        <w:numPr>
          <w:ilvl w:val="0"/>
          <w:numId w:val="16"/>
        </w:numPr>
        <w:spacing w:line="360" w:lineRule="auto"/>
        <w:jc w:val="both"/>
        <w:rPr>
          <w:rFonts w:cs="Arial"/>
        </w:rPr>
        <w:pPrChange w:id="1797" w:author="aich" w:date="2014-12-08T06:13:00Z">
          <w:pPr>
            <w:numPr>
              <w:numId w:val="16"/>
            </w:numPr>
            <w:spacing w:line="360" w:lineRule="auto"/>
            <w:ind w:left="720" w:hanging="360"/>
          </w:pPr>
        </w:pPrChange>
      </w:pPr>
      <w:r>
        <w:rPr>
          <w:rFonts w:cs="Arial"/>
        </w:rPr>
        <w:t>Błąd podczas zmiany hasła w systemie</w:t>
      </w:r>
    </w:p>
    <w:p w14:paraId="2B2528EB" w14:textId="77777777" w:rsidR="00AC619B" w:rsidRDefault="00AC619B">
      <w:pPr>
        <w:spacing w:line="360" w:lineRule="auto"/>
        <w:ind w:firstLine="360"/>
        <w:jc w:val="both"/>
        <w:rPr>
          <w:rFonts w:cs="Arial"/>
        </w:rPr>
        <w:pPrChange w:id="1798" w:author="aich" w:date="2014-12-08T06:13:00Z">
          <w:pPr>
            <w:spacing w:line="360" w:lineRule="auto"/>
            <w:ind w:firstLine="360"/>
          </w:pPr>
        </w:pPrChange>
      </w:pPr>
    </w:p>
    <w:p w14:paraId="33A38405" w14:textId="77777777" w:rsidR="00AC619B" w:rsidRPr="00E77844" w:rsidRDefault="00AC619B">
      <w:pPr>
        <w:pStyle w:val="Nagwek3"/>
        <w:jc w:val="both"/>
        <w:pPrChange w:id="1799" w:author="aich" w:date="2014-12-08T06:13:00Z">
          <w:pPr>
            <w:numPr>
              <w:numId w:val="15"/>
            </w:numPr>
            <w:spacing w:line="360" w:lineRule="auto"/>
            <w:ind w:left="720" w:hanging="360"/>
          </w:pPr>
        </w:pPrChange>
      </w:pPr>
      <w:bookmarkStart w:id="1800" w:name="_Toc405759407"/>
      <w:r w:rsidRPr="00E77844">
        <w:t>Zmiany w stosunku do poprzedniego wydania</w:t>
      </w:r>
      <w:bookmarkEnd w:id="1800"/>
    </w:p>
    <w:p w14:paraId="5E9799CD" w14:textId="77777777" w:rsidR="00AC619B" w:rsidRPr="001C01C7" w:rsidRDefault="001C01C7">
      <w:pPr>
        <w:spacing w:line="360" w:lineRule="auto"/>
        <w:ind w:left="360"/>
        <w:jc w:val="both"/>
        <w:rPr>
          <w:rFonts w:cs="Arial"/>
        </w:rPr>
        <w:pPrChange w:id="1801" w:author="aich" w:date="2014-12-08T06:13:00Z">
          <w:pPr>
            <w:spacing w:line="360" w:lineRule="auto"/>
            <w:ind w:left="360"/>
          </w:pPr>
        </w:pPrChange>
      </w:pPr>
      <w:r>
        <w:rPr>
          <w:rFonts w:cs="Arial"/>
        </w:rPr>
        <w:t xml:space="preserve">Do systemu zostały dodane nowe funkcjonalności związane z użytkownikiem, doinstalowano kilka nowych pakietów wymaganych do wizualizacji wyników i interakcji z użytkownikiem. </w:t>
      </w:r>
    </w:p>
    <w:p w14:paraId="176BD11A" w14:textId="77777777" w:rsidR="00AC619B" w:rsidRPr="00842061" w:rsidRDefault="00AC619B">
      <w:pPr>
        <w:spacing w:line="360" w:lineRule="auto"/>
        <w:ind w:left="360"/>
        <w:jc w:val="both"/>
        <w:rPr>
          <w:rFonts w:cs="Arial"/>
        </w:rPr>
        <w:pPrChange w:id="1802" w:author="aich" w:date="2014-12-08T06:13:00Z">
          <w:pPr>
            <w:spacing w:line="360" w:lineRule="auto"/>
            <w:ind w:left="360"/>
          </w:pPr>
        </w:pPrChange>
      </w:pPr>
    </w:p>
    <w:p w14:paraId="3A3DC635" w14:textId="77777777" w:rsidR="00AC619B" w:rsidRPr="00E77844" w:rsidRDefault="00AC619B">
      <w:pPr>
        <w:pStyle w:val="Nagwek3"/>
        <w:jc w:val="both"/>
        <w:pPrChange w:id="1803" w:author="aich" w:date="2014-12-08T06:13:00Z">
          <w:pPr>
            <w:numPr>
              <w:numId w:val="15"/>
            </w:numPr>
            <w:spacing w:line="360" w:lineRule="auto"/>
            <w:ind w:left="720" w:hanging="360"/>
          </w:pPr>
        </w:pPrChange>
      </w:pPr>
      <w:bookmarkStart w:id="1804" w:name="_Toc405759408"/>
      <w:r w:rsidRPr="00E77844">
        <w:t>Wymagania na środowisko i instrukcja uruchomienia</w:t>
      </w:r>
      <w:bookmarkEnd w:id="1804"/>
    </w:p>
    <w:p w14:paraId="4BE3287E" w14:textId="77777777" w:rsidR="00AC619B" w:rsidRDefault="22B7A049">
      <w:pPr>
        <w:spacing w:line="360" w:lineRule="auto"/>
        <w:ind w:firstLine="360"/>
        <w:jc w:val="both"/>
        <w:rPr>
          <w:rFonts w:cs="Arial"/>
        </w:rPr>
        <w:pPrChange w:id="1805" w:author="aich" w:date="2014-12-08T06:13:00Z">
          <w:pPr>
            <w:spacing w:line="360" w:lineRule="auto"/>
            <w:ind w:firstLine="360"/>
          </w:pPr>
        </w:pPrChange>
      </w:pPr>
      <w:r w:rsidRPr="22B7A049">
        <w:rPr>
          <w:rFonts w:eastAsia="Arial" w:cs="Arial"/>
        </w:rPr>
        <w:t>W celu uruchomienia programu w obecnej postaci konieczne jest posiadanie środowiska programistycznego Xamarin Studio i kompilacja projektu. Wymagane jest również zainstalowanie mod_mono w celu posiadania odpowiednich narzędzi do uruchomienia programu. Aktualny system pracuje na lokalnej bazie MySQL w celu poprawnego połączenia z bazą wymagane jest posiadanie klienta bazy MySQL na własnym komputerze. Potrzebne są również pakiety EF oraz jQueryUI które można pobrać przy pomocy NuGet Package Manager, który jest zintegrowany z IDE Xamarin Studio.</w:t>
      </w:r>
    </w:p>
    <w:p w14:paraId="4C6C0C5B" w14:textId="77777777" w:rsidR="00AC619B" w:rsidRDefault="22B7A049">
      <w:pPr>
        <w:spacing w:line="360" w:lineRule="auto"/>
        <w:ind w:firstLine="360"/>
        <w:jc w:val="both"/>
        <w:rPr>
          <w:rFonts w:cs="Arial"/>
        </w:rPr>
        <w:pPrChange w:id="1806" w:author="aich" w:date="2014-12-08T06:13:00Z">
          <w:pPr>
            <w:spacing w:line="360" w:lineRule="auto"/>
            <w:ind w:firstLine="360"/>
          </w:pPr>
        </w:pPrChange>
      </w:pPr>
      <w:r w:rsidRPr="22B7A049">
        <w:rPr>
          <w:rFonts w:eastAsia="Arial" w:cs="Arial"/>
        </w:rPr>
        <w:t>Docelowa wersja systemu będzie aplikacją webową, ogólne wymagania opisane w poprzednim punkcie będą więc dotyczyły serwera/chmury na którym docelowo zostanie umieszczona strona. Wymagania odnośnie użytkownika będą wymagały posiadania aktualnej przeglądarki internetowej dowolnego dostawcy.</w:t>
      </w:r>
    </w:p>
    <w:p w14:paraId="507CD80C" w14:textId="77777777" w:rsidR="00AC619B" w:rsidRDefault="00AC619B">
      <w:pPr>
        <w:spacing w:line="360" w:lineRule="auto"/>
        <w:ind w:left="360"/>
        <w:jc w:val="both"/>
        <w:rPr>
          <w:rFonts w:cs="Arial"/>
        </w:rPr>
        <w:pPrChange w:id="1807" w:author="aich" w:date="2014-12-08T06:13:00Z">
          <w:pPr>
            <w:spacing w:line="360" w:lineRule="auto"/>
            <w:ind w:left="360"/>
          </w:pPr>
        </w:pPrChange>
      </w:pPr>
    </w:p>
    <w:p w14:paraId="6BBABB12" w14:textId="77777777" w:rsidR="00AC619B" w:rsidRPr="00427CCD" w:rsidRDefault="00AC619B">
      <w:pPr>
        <w:pStyle w:val="Nagwek3"/>
        <w:jc w:val="both"/>
        <w:pPrChange w:id="1808" w:author="aich" w:date="2014-12-08T06:13:00Z">
          <w:pPr>
            <w:numPr>
              <w:numId w:val="15"/>
            </w:numPr>
            <w:spacing w:line="360" w:lineRule="auto"/>
            <w:ind w:left="720" w:hanging="360"/>
          </w:pPr>
        </w:pPrChange>
      </w:pPr>
      <w:bookmarkStart w:id="1809" w:name="_Toc405759409"/>
      <w:r w:rsidRPr="00427CCD">
        <w:t>Instrukcja użytkowania</w:t>
      </w:r>
      <w:bookmarkEnd w:id="1809"/>
    </w:p>
    <w:p w14:paraId="4709ABC0" w14:textId="77777777" w:rsidR="00AC619B" w:rsidRDefault="22B7A049">
      <w:pPr>
        <w:spacing w:line="360" w:lineRule="auto"/>
        <w:ind w:firstLine="360"/>
        <w:jc w:val="both"/>
        <w:rPr>
          <w:rFonts w:cs="Arial"/>
        </w:rPr>
        <w:pPrChange w:id="1810" w:author="aich" w:date="2014-12-08T06:13:00Z">
          <w:pPr>
            <w:spacing w:line="360" w:lineRule="auto"/>
            <w:ind w:firstLine="360"/>
          </w:pPr>
        </w:pPrChange>
      </w:pPr>
      <w:r w:rsidRPr="22B7A049">
        <w:rPr>
          <w:rFonts w:eastAsia="Arial" w:cs="Arial"/>
        </w:rPr>
        <w:t xml:space="preserve">W celu przetestowania nowo wprowadzonych funkcji wymagana jest początkowa rejestracja w systemie. Konto utworzone w ten sposób nie wymaga akceptacji administratora. Po akceptacji możliwe jest zalogowanie do systemu. Logowanie jak i rejestracja wykonywana jest przez formularze do których znajdują się odnośniki w prawej górnej części serwisu. W celu przeglądania listy użytkowników należy zalogować się na konto administratora. Z poziomu panelu administratora mamy dostęp do funkcji związanych z zarządzaniem użytkownikami. W celu usunięcia użytkownika z naszego systemu należy kliknąć &lt;Usuń&gt; przy odpowiedniej </w:t>
      </w:r>
      <w:r w:rsidRPr="22B7A049">
        <w:rPr>
          <w:rFonts w:eastAsia="Arial" w:cs="Arial"/>
        </w:rPr>
        <w:lastRenderedPageBreak/>
        <w:t>osobie – dana osoba jest nieodwracalnie usunięta z systemu. Mamy również możliwość edytowanie użytkowników zarejestrowanych w systemie. Aby edytować dane o pracowniku, należy kliknąć przycisk &lt;Edytuj&gt; i zostaniemy przeniesieni do formularza do edycji wybranego użytkownika. Formularz pozwala na zmianę danych konta, takich jak telefon, adres oraz zmianę roli przypisanej aktualnie do wybranego użytkownika systemu.</w:t>
      </w:r>
    </w:p>
    <w:p w14:paraId="351B661E" w14:textId="77777777" w:rsidR="00120DD9" w:rsidRDefault="00120DD9">
      <w:pPr>
        <w:spacing w:line="360" w:lineRule="auto"/>
        <w:ind w:left="360" w:firstLine="348"/>
        <w:jc w:val="both"/>
        <w:rPr>
          <w:rFonts w:cs="Arial"/>
        </w:rPr>
        <w:pPrChange w:id="1811" w:author="aich" w:date="2014-12-08T06:13:00Z">
          <w:pPr>
            <w:spacing w:line="360" w:lineRule="auto"/>
            <w:ind w:left="360" w:firstLine="348"/>
          </w:pPr>
        </w:pPrChange>
      </w:pPr>
    </w:p>
    <w:p w14:paraId="0F47C18E" w14:textId="77777777" w:rsidR="00120DD9" w:rsidRPr="00522353" w:rsidRDefault="00120DD9">
      <w:pPr>
        <w:pStyle w:val="Nagwek2"/>
        <w:jc w:val="both"/>
        <w:pPrChange w:id="1812" w:author="aich" w:date="2014-12-08T06:13:00Z">
          <w:pPr>
            <w:spacing w:line="360" w:lineRule="auto"/>
          </w:pPr>
        </w:pPrChange>
      </w:pPr>
      <w:r>
        <w:br w:type="page"/>
      </w:r>
      <w:bookmarkStart w:id="1813" w:name="_Toc405759410"/>
      <w:del w:id="1814" w:author="Speedziarz" w:date="2014-12-07T23:06:00Z">
        <w:r w:rsidRPr="00522353" w:rsidDel="000E6578">
          <w:lastRenderedPageBreak/>
          <w:delText>3.</w:delText>
        </w:r>
        <w:r w:rsidR="00A17416" w:rsidDel="000E6578">
          <w:delText>4</w:delText>
        </w:r>
        <w:r w:rsidRPr="00522353" w:rsidDel="000E6578">
          <w:delText xml:space="preserve"> </w:delText>
        </w:r>
      </w:del>
      <w:r w:rsidR="00A51B68">
        <w:t>Trzeci</w:t>
      </w:r>
      <w:r w:rsidRPr="00522353">
        <w:t xml:space="preserve"> Sprint</w:t>
      </w:r>
      <w:bookmarkEnd w:id="1813"/>
    </w:p>
    <w:p w14:paraId="6A6F07BA" w14:textId="77777777" w:rsidR="00120DD9" w:rsidRPr="00E77844" w:rsidRDefault="00120DD9">
      <w:pPr>
        <w:numPr>
          <w:ilvl w:val="0"/>
          <w:numId w:val="13"/>
        </w:numPr>
        <w:spacing w:line="360" w:lineRule="auto"/>
        <w:jc w:val="both"/>
        <w:rPr>
          <w:rFonts w:cs="Arial"/>
          <w:sz w:val="28"/>
          <w:szCs w:val="28"/>
          <w:u w:val="single"/>
        </w:rPr>
        <w:pPrChange w:id="1815" w:author="aich" w:date="2014-12-08T06:13:00Z">
          <w:pPr>
            <w:numPr>
              <w:numId w:val="13"/>
            </w:numPr>
            <w:spacing w:line="360" w:lineRule="auto"/>
            <w:ind w:left="720" w:hanging="360"/>
          </w:pPr>
        </w:pPrChange>
      </w:pPr>
      <w:r w:rsidRPr="00E77844">
        <w:rPr>
          <w:rFonts w:cs="Arial"/>
          <w:sz w:val="28"/>
          <w:szCs w:val="28"/>
          <w:u w:val="single"/>
        </w:rPr>
        <w:t xml:space="preserve">Data </w:t>
      </w:r>
      <w:r w:rsidR="00C62948">
        <w:rPr>
          <w:rFonts w:cs="Arial"/>
          <w:sz w:val="28"/>
          <w:szCs w:val="28"/>
          <w:u w:val="single"/>
        </w:rPr>
        <w:t>10</w:t>
      </w:r>
      <w:r w:rsidRPr="00E77844">
        <w:rPr>
          <w:rFonts w:cs="Arial"/>
          <w:sz w:val="28"/>
          <w:szCs w:val="28"/>
          <w:u w:val="single"/>
        </w:rPr>
        <w:t>.1</w:t>
      </w:r>
      <w:r w:rsidR="00C62948">
        <w:rPr>
          <w:rFonts w:cs="Arial"/>
          <w:sz w:val="28"/>
          <w:szCs w:val="28"/>
          <w:u w:val="single"/>
        </w:rPr>
        <w:t>1</w:t>
      </w:r>
      <w:r w:rsidRPr="00E77844">
        <w:rPr>
          <w:rFonts w:cs="Arial"/>
          <w:sz w:val="28"/>
          <w:szCs w:val="28"/>
          <w:u w:val="single"/>
        </w:rPr>
        <w:t xml:space="preserve">.2014 – </w:t>
      </w:r>
      <w:r w:rsidR="00C62948">
        <w:rPr>
          <w:rFonts w:cs="Arial"/>
          <w:sz w:val="28"/>
          <w:szCs w:val="28"/>
          <w:u w:val="single"/>
        </w:rPr>
        <w:t>23</w:t>
      </w:r>
      <w:r w:rsidRPr="00E77844">
        <w:rPr>
          <w:rFonts w:cs="Arial"/>
          <w:sz w:val="28"/>
          <w:szCs w:val="28"/>
          <w:u w:val="single"/>
        </w:rPr>
        <w:t>.</w:t>
      </w:r>
      <w:r>
        <w:rPr>
          <w:rFonts w:cs="Arial"/>
          <w:sz w:val="28"/>
          <w:szCs w:val="28"/>
          <w:u w:val="single"/>
        </w:rPr>
        <w:t>11</w:t>
      </w:r>
      <w:r w:rsidRPr="00E77844">
        <w:rPr>
          <w:rFonts w:cs="Arial"/>
          <w:sz w:val="28"/>
          <w:szCs w:val="28"/>
          <w:u w:val="single"/>
        </w:rPr>
        <w:t>.2014</w:t>
      </w:r>
    </w:p>
    <w:p w14:paraId="491A1143" w14:textId="77777777" w:rsidR="00120DD9" w:rsidRPr="00E77844" w:rsidRDefault="00120DD9">
      <w:pPr>
        <w:numPr>
          <w:ilvl w:val="0"/>
          <w:numId w:val="13"/>
        </w:numPr>
        <w:spacing w:line="360" w:lineRule="auto"/>
        <w:jc w:val="both"/>
        <w:rPr>
          <w:rFonts w:cs="Arial"/>
          <w:sz w:val="28"/>
          <w:szCs w:val="28"/>
          <w:u w:val="single"/>
        </w:rPr>
        <w:pPrChange w:id="1816" w:author="aich" w:date="2014-12-08T06:13:00Z">
          <w:pPr>
            <w:numPr>
              <w:numId w:val="13"/>
            </w:numPr>
            <w:spacing w:line="360" w:lineRule="auto"/>
            <w:ind w:left="720" w:hanging="360"/>
          </w:pPr>
        </w:pPrChange>
      </w:pPr>
      <w:r w:rsidRPr="00E77844">
        <w:rPr>
          <w:rFonts w:cs="Arial"/>
          <w:sz w:val="28"/>
          <w:szCs w:val="28"/>
          <w:u w:val="single"/>
        </w:rPr>
        <w:t xml:space="preserve">Wersja produktu – </w:t>
      </w:r>
      <w:r w:rsidR="00546AF4">
        <w:rPr>
          <w:rFonts w:cs="Arial"/>
          <w:i/>
          <w:sz w:val="28"/>
          <w:szCs w:val="28"/>
          <w:u w:val="single"/>
        </w:rPr>
        <w:t xml:space="preserve">v0.3, </w:t>
      </w:r>
      <w:r>
        <w:rPr>
          <w:rFonts w:cs="Arial"/>
          <w:i/>
          <w:sz w:val="28"/>
          <w:szCs w:val="28"/>
          <w:u w:val="single"/>
        </w:rPr>
        <w:t>v.0.4</w:t>
      </w:r>
    </w:p>
    <w:p w14:paraId="432CC4A4" w14:textId="77777777" w:rsidR="00120DD9" w:rsidRPr="00E77844" w:rsidRDefault="00120DD9">
      <w:pPr>
        <w:numPr>
          <w:ilvl w:val="0"/>
          <w:numId w:val="13"/>
        </w:numPr>
        <w:spacing w:line="360" w:lineRule="auto"/>
        <w:jc w:val="both"/>
        <w:rPr>
          <w:rFonts w:cs="Arial"/>
          <w:sz w:val="28"/>
          <w:szCs w:val="28"/>
          <w:u w:val="single"/>
        </w:rPr>
        <w:pPrChange w:id="1817" w:author="aich" w:date="2014-12-08T06:13:00Z">
          <w:pPr>
            <w:numPr>
              <w:numId w:val="13"/>
            </w:numPr>
            <w:spacing w:line="360" w:lineRule="auto"/>
            <w:ind w:left="720" w:hanging="360"/>
          </w:pPr>
        </w:pPrChange>
      </w:pPr>
      <w:r w:rsidRPr="00E77844">
        <w:rPr>
          <w:rFonts w:cs="Arial"/>
          <w:sz w:val="28"/>
          <w:szCs w:val="28"/>
          <w:u w:val="single"/>
        </w:rPr>
        <w:t>Skład zespołu</w:t>
      </w:r>
    </w:p>
    <w:p w14:paraId="7774347B" w14:textId="77777777" w:rsidR="00120DD9" w:rsidRDefault="00120DD9">
      <w:pPr>
        <w:numPr>
          <w:ilvl w:val="1"/>
          <w:numId w:val="13"/>
        </w:numPr>
        <w:spacing w:line="360" w:lineRule="auto"/>
        <w:jc w:val="both"/>
        <w:rPr>
          <w:rFonts w:cs="Arial"/>
        </w:rPr>
        <w:pPrChange w:id="1818" w:author="aich" w:date="2014-12-08T06:13:00Z">
          <w:pPr>
            <w:numPr>
              <w:ilvl w:val="1"/>
              <w:numId w:val="13"/>
            </w:numPr>
            <w:spacing w:line="360" w:lineRule="auto"/>
            <w:ind w:left="1440" w:hanging="360"/>
          </w:pPr>
        </w:pPrChange>
      </w:pPr>
      <w:r>
        <w:rPr>
          <w:rFonts w:cs="Arial"/>
        </w:rPr>
        <w:t>Paweł Troka</w:t>
      </w:r>
    </w:p>
    <w:p w14:paraId="5D85C2A9" w14:textId="77777777" w:rsidR="00120DD9" w:rsidRPr="00120DD9" w:rsidRDefault="00120DD9">
      <w:pPr>
        <w:numPr>
          <w:ilvl w:val="1"/>
          <w:numId w:val="13"/>
        </w:numPr>
        <w:spacing w:line="360" w:lineRule="auto"/>
        <w:jc w:val="both"/>
        <w:rPr>
          <w:rFonts w:cs="Arial"/>
        </w:rPr>
        <w:pPrChange w:id="1819" w:author="aich" w:date="2014-12-08T06:13:00Z">
          <w:pPr>
            <w:numPr>
              <w:ilvl w:val="1"/>
              <w:numId w:val="13"/>
            </w:numPr>
            <w:spacing w:line="360" w:lineRule="auto"/>
            <w:ind w:left="1440" w:hanging="360"/>
          </w:pPr>
        </w:pPrChange>
      </w:pPr>
      <w:r>
        <w:rPr>
          <w:rFonts w:cs="Arial"/>
        </w:rPr>
        <w:t>Łukasz Adrych</w:t>
      </w:r>
    </w:p>
    <w:p w14:paraId="41048362" w14:textId="77777777" w:rsidR="00120DD9" w:rsidRDefault="00120DD9">
      <w:pPr>
        <w:numPr>
          <w:ilvl w:val="0"/>
          <w:numId w:val="13"/>
        </w:numPr>
        <w:spacing w:line="360" w:lineRule="auto"/>
        <w:jc w:val="both"/>
        <w:rPr>
          <w:rFonts w:cs="Arial"/>
          <w:sz w:val="28"/>
          <w:szCs w:val="28"/>
          <w:u w:val="single"/>
        </w:rPr>
        <w:pPrChange w:id="1820" w:author="aich" w:date="2014-12-08T06:13:00Z">
          <w:pPr>
            <w:numPr>
              <w:numId w:val="13"/>
            </w:numPr>
            <w:spacing w:line="360" w:lineRule="auto"/>
            <w:ind w:left="720" w:hanging="360"/>
          </w:pPr>
        </w:pPrChange>
      </w:pPr>
      <w:r w:rsidRPr="00E77844">
        <w:rPr>
          <w:rFonts w:cs="Arial"/>
          <w:sz w:val="28"/>
          <w:szCs w:val="28"/>
          <w:u w:val="single"/>
        </w:rPr>
        <w:t>Cel Sprintu</w:t>
      </w:r>
    </w:p>
    <w:p w14:paraId="5DF41978" w14:textId="5C180606" w:rsidR="00120DD9" w:rsidRPr="00A40FEE" w:rsidRDefault="00F94BEB">
      <w:pPr>
        <w:spacing w:line="360" w:lineRule="auto"/>
        <w:ind w:firstLine="360"/>
        <w:jc w:val="both"/>
        <w:rPr>
          <w:rFonts w:cs="Arial"/>
        </w:rPr>
        <w:pPrChange w:id="1821" w:author="aich" w:date="2014-12-08T06:13:00Z">
          <w:pPr>
            <w:spacing w:line="360" w:lineRule="auto"/>
            <w:ind w:firstLine="360"/>
          </w:pPr>
        </w:pPrChange>
      </w:pPr>
      <w:r>
        <w:rPr>
          <w:rFonts w:cs="Arial"/>
        </w:rPr>
        <w:t>Główne zadania do wykonania w tym etapie</w:t>
      </w:r>
      <w:ins w:id="1822" w:author="Speedziarz" w:date="2014-12-08T03:32:00Z">
        <w:r w:rsidR="00CF120A">
          <w:rPr>
            <w:rFonts w:cs="Arial"/>
          </w:rPr>
          <w:t xml:space="preserve">, </w:t>
        </w:r>
      </w:ins>
      <w:del w:id="1823" w:author="Speedziarz" w:date="2014-12-08T03:32:00Z">
        <w:r w:rsidDel="00CF120A">
          <w:rPr>
            <w:rFonts w:cs="Arial"/>
          </w:rPr>
          <w:delText xml:space="preserve"> </w:delText>
        </w:r>
      </w:del>
      <w:r>
        <w:rPr>
          <w:rFonts w:cs="Arial"/>
        </w:rPr>
        <w:t xml:space="preserve">to utworzenie systemu generowania tras oraz ich wizualizacji. Zadania do pod wykonania w tym etapie to utworzenie formularza do wprowadzania punktów przesyłek jak i wprowadzania punktu startowego. Powstanie prototypowego kalendarza który będzie przechowywał trasy wygenerowane dla poszczególnych kierowców. Usunięcie usterek powstałych w poprzednim sprincie oraz wykonanie komunikacji wewnętrznej która nie została zrealizowana w drugim etapie. Głównym celem etapu jest zaprezentowanie w „pełni” funkcjonalnego prototypu naszemu odbiorcy, którym będzie mógł przetestować generowanie tras według zaimplementowanych algorytmów. </w:t>
      </w:r>
    </w:p>
    <w:p w14:paraId="185AC85D" w14:textId="77777777" w:rsidR="00120DD9" w:rsidRDefault="00120DD9">
      <w:pPr>
        <w:numPr>
          <w:ilvl w:val="0"/>
          <w:numId w:val="13"/>
        </w:numPr>
        <w:spacing w:line="360" w:lineRule="auto"/>
        <w:jc w:val="both"/>
        <w:rPr>
          <w:rFonts w:cs="Arial"/>
          <w:sz w:val="28"/>
          <w:szCs w:val="28"/>
          <w:u w:val="single"/>
        </w:rPr>
        <w:pPrChange w:id="1824" w:author="aich" w:date="2014-12-08T06:13:00Z">
          <w:pPr>
            <w:numPr>
              <w:numId w:val="13"/>
            </w:numPr>
            <w:spacing w:line="360" w:lineRule="auto"/>
            <w:ind w:left="720" w:hanging="360"/>
          </w:pPr>
        </w:pPrChange>
      </w:pPr>
      <w:r w:rsidRPr="00E77844">
        <w:rPr>
          <w:rFonts w:cs="Arial"/>
          <w:sz w:val="28"/>
          <w:szCs w:val="28"/>
          <w:u w:val="single"/>
        </w:rPr>
        <w:t>Sprint Backlog</w:t>
      </w:r>
    </w:p>
    <w:p w14:paraId="4429A0CC" w14:textId="77777777" w:rsidR="003A0BA4" w:rsidRDefault="003A0BA4">
      <w:pPr>
        <w:spacing w:line="360" w:lineRule="auto"/>
        <w:jc w:val="both"/>
        <w:rPr>
          <w:rFonts w:cs="Arial"/>
          <w:sz w:val="28"/>
          <w:szCs w:val="28"/>
          <w:u w:val="single"/>
        </w:rPr>
        <w:pPrChange w:id="1825" w:author="aich" w:date="2014-12-08T06:13:00Z">
          <w:pPr>
            <w:spacing w:line="360" w:lineRule="auto"/>
          </w:pPr>
        </w:pPrChange>
      </w:pPr>
    </w:p>
    <w:p w14:paraId="78EB4C4B" w14:textId="77777777" w:rsidR="00F94BEB" w:rsidRDefault="00FE15B9">
      <w:pPr>
        <w:spacing w:line="360" w:lineRule="auto"/>
        <w:jc w:val="both"/>
        <w:rPr>
          <w:rFonts w:cs="Arial"/>
        </w:rPr>
        <w:pPrChange w:id="1826" w:author="aich" w:date="2014-12-08T06:13:00Z">
          <w:pPr>
            <w:spacing w:line="360" w:lineRule="auto"/>
          </w:pPr>
        </w:pPrChange>
      </w:pPr>
      <w:r>
        <w:rPr>
          <w:rFonts w:cs="Arial"/>
          <w:noProof/>
        </w:rPr>
        <w:drawing>
          <wp:inline distT="0" distB="0" distL="0" distR="0" wp14:anchorId="23E30F70" wp14:editId="07777777">
            <wp:extent cx="6028690" cy="3009900"/>
            <wp:effectExtent l="0" t="0" r="0" b="0"/>
            <wp:docPr id="26" name="Picture 26" descr="s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ss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28690" cy="3009900"/>
                    </a:xfrm>
                    <a:prstGeom prst="rect">
                      <a:avLst/>
                    </a:prstGeom>
                    <a:noFill/>
                    <a:ln>
                      <a:noFill/>
                    </a:ln>
                  </pic:spPr>
                </pic:pic>
              </a:graphicData>
            </a:graphic>
          </wp:inline>
        </w:drawing>
      </w:r>
    </w:p>
    <w:p w14:paraId="546CCF16" w14:textId="77777777" w:rsidR="004D5363" w:rsidRPr="004D5363" w:rsidRDefault="004D5363">
      <w:pPr>
        <w:spacing w:line="360" w:lineRule="auto"/>
        <w:jc w:val="both"/>
        <w:rPr>
          <w:rFonts w:cs="Arial"/>
          <w:b/>
          <w:sz w:val="28"/>
          <w:szCs w:val="28"/>
        </w:rPr>
        <w:pPrChange w:id="1827" w:author="aich" w:date="2014-12-08T06:13:00Z">
          <w:pPr>
            <w:spacing w:line="360" w:lineRule="auto"/>
          </w:pPr>
        </w:pPrChange>
      </w:pPr>
    </w:p>
    <w:p w14:paraId="391C99A3" w14:textId="77777777" w:rsidR="00F94BEB" w:rsidRPr="00E77844" w:rsidRDefault="00F94BEB">
      <w:pPr>
        <w:pStyle w:val="Nagwek3"/>
        <w:jc w:val="both"/>
        <w:pPrChange w:id="1828" w:author="aich" w:date="2014-12-08T06:13:00Z">
          <w:pPr>
            <w:numPr>
              <w:numId w:val="24"/>
            </w:numPr>
            <w:spacing w:line="360" w:lineRule="auto"/>
            <w:ind w:left="720" w:hanging="360"/>
          </w:pPr>
        </w:pPrChange>
      </w:pPr>
      <w:r>
        <w:br w:type="page"/>
      </w:r>
      <w:bookmarkStart w:id="1829" w:name="_Toc405759411"/>
      <w:r w:rsidRPr="00E77844">
        <w:lastRenderedPageBreak/>
        <w:t>Funkcje i ograniczenia produktu, znane błędy</w:t>
      </w:r>
      <w:bookmarkEnd w:id="1829"/>
    </w:p>
    <w:p w14:paraId="0E03663A" w14:textId="77777777" w:rsidR="00F94BEB" w:rsidRDefault="00EF7AF0">
      <w:pPr>
        <w:spacing w:line="360" w:lineRule="auto"/>
        <w:jc w:val="both"/>
        <w:rPr>
          <w:rFonts w:cs="Arial"/>
        </w:rPr>
        <w:pPrChange w:id="1830" w:author="aich" w:date="2014-12-08T06:13:00Z">
          <w:pPr>
            <w:spacing w:line="360" w:lineRule="auto"/>
          </w:pPr>
        </w:pPrChange>
      </w:pPr>
      <w:r>
        <w:rPr>
          <w:rFonts w:cs="Arial"/>
        </w:rPr>
        <w:t>Funkcje:</w:t>
      </w:r>
    </w:p>
    <w:p w14:paraId="1CC42AF1" w14:textId="77777777" w:rsidR="00EF7AF0" w:rsidRDefault="00EF7AF0">
      <w:pPr>
        <w:numPr>
          <w:ilvl w:val="0"/>
          <w:numId w:val="13"/>
        </w:numPr>
        <w:spacing w:line="360" w:lineRule="auto"/>
        <w:jc w:val="both"/>
        <w:rPr>
          <w:rFonts w:cs="Arial"/>
        </w:rPr>
        <w:pPrChange w:id="1831" w:author="aich" w:date="2014-12-08T06:13:00Z">
          <w:pPr>
            <w:numPr>
              <w:numId w:val="13"/>
            </w:numPr>
            <w:spacing w:line="360" w:lineRule="auto"/>
            <w:ind w:left="720" w:hanging="360"/>
          </w:pPr>
        </w:pPrChange>
      </w:pPr>
      <w:r>
        <w:rPr>
          <w:rFonts w:cs="Arial"/>
        </w:rPr>
        <w:t>Tworzenie nowego użytkownika z poziomu panelu administracyjnego</w:t>
      </w:r>
      <w:r w:rsidR="00546AF4">
        <w:rPr>
          <w:rFonts w:cs="Arial"/>
        </w:rPr>
        <w:t>.</w:t>
      </w:r>
    </w:p>
    <w:p w14:paraId="2F2702E3" w14:textId="77777777" w:rsidR="00EF7AF0" w:rsidRDefault="00EF7AF0">
      <w:pPr>
        <w:numPr>
          <w:ilvl w:val="0"/>
          <w:numId w:val="13"/>
        </w:numPr>
        <w:spacing w:line="360" w:lineRule="auto"/>
        <w:jc w:val="both"/>
        <w:rPr>
          <w:rFonts w:cs="Arial"/>
        </w:rPr>
        <w:pPrChange w:id="1832" w:author="aich" w:date="2014-12-08T06:13:00Z">
          <w:pPr>
            <w:numPr>
              <w:numId w:val="13"/>
            </w:numPr>
            <w:spacing w:line="360" w:lineRule="auto"/>
            <w:ind w:left="720" w:hanging="360"/>
          </w:pPr>
        </w:pPrChange>
      </w:pPr>
      <w:r>
        <w:rPr>
          <w:rFonts w:cs="Arial"/>
        </w:rPr>
        <w:t>Dodanie opcji przypisywania kierowców do konkretnego pracownika</w:t>
      </w:r>
      <w:r w:rsidR="00546AF4">
        <w:rPr>
          <w:rFonts w:cs="Arial"/>
        </w:rPr>
        <w:t>.</w:t>
      </w:r>
    </w:p>
    <w:p w14:paraId="5E3B3D35" w14:textId="77777777" w:rsidR="00EF7AF0" w:rsidRDefault="00EF7AF0">
      <w:pPr>
        <w:numPr>
          <w:ilvl w:val="0"/>
          <w:numId w:val="13"/>
        </w:numPr>
        <w:spacing w:line="360" w:lineRule="auto"/>
        <w:jc w:val="both"/>
        <w:rPr>
          <w:rFonts w:cs="Arial"/>
        </w:rPr>
        <w:pPrChange w:id="1833" w:author="aich" w:date="2014-12-08T06:13:00Z">
          <w:pPr>
            <w:numPr>
              <w:numId w:val="13"/>
            </w:numPr>
            <w:spacing w:line="360" w:lineRule="auto"/>
            <w:ind w:left="720" w:hanging="360"/>
          </w:pPr>
        </w:pPrChange>
      </w:pPr>
      <w:r>
        <w:rPr>
          <w:rFonts w:cs="Arial"/>
        </w:rPr>
        <w:t>Dodanie nowych uprawnień dla administratora/kierownika systemu</w:t>
      </w:r>
      <w:r w:rsidR="00546AF4">
        <w:rPr>
          <w:rFonts w:cs="Arial"/>
        </w:rPr>
        <w:t>.</w:t>
      </w:r>
    </w:p>
    <w:p w14:paraId="2E5CA23C" w14:textId="77777777" w:rsidR="00EF7AF0" w:rsidRDefault="00EF7AF0">
      <w:pPr>
        <w:numPr>
          <w:ilvl w:val="0"/>
          <w:numId w:val="13"/>
        </w:numPr>
        <w:spacing w:line="360" w:lineRule="auto"/>
        <w:jc w:val="both"/>
        <w:rPr>
          <w:rFonts w:cs="Arial"/>
        </w:rPr>
        <w:pPrChange w:id="1834" w:author="aich" w:date="2014-12-08T06:13:00Z">
          <w:pPr>
            <w:numPr>
              <w:numId w:val="13"/>
            </w:numPr>
            <w:spacing w:line="360" w:lineRule="auto"/>
            <w:ind w:left="720" w:hanging="360"/>
          </w:pPr>
        </w:pPrChange>
      </w:pPr>
      <w:r>
        <w:rPr>
          <w:rFonts w:cs="Arial"/>
        </w:rPr>
        <w:t>Dodano prototyp kalendarza dla każdego kierowcy</w:t>
      </w:r>
      <w:r w:rsidR="00546AF4">
        <w:rPr>
          <w:rFonts w:cs="Arial"/>
        </w:rPr>
        <w:t>.</w:t>
      </w:r>
    </w:p>
    <w:p w14:paraId="332EFBE7" w14:textId="77777777" w:rsidR="00EF7AF0" w:rsidRDefault="00EF7AF0">
      <w:pPr>
        <w:numPr>
          <w:ilvl w:val="0"/>
          <w:numId w:val="13"/>
        </w:numPr>
        <w:spacing w:line="360" w:lineRule="auto"/>
        <w:jc w:val="both"/>
        <w:rPr>
          <w:rFonts w:cs="Arial"/>
        </w:rPr>
        <w:pPrChange w:id="1835" w:author="aich" w:date="2014-12-08T06:13:00Z">
          <w:pPr>
            <w:numPr>
              <w:numId w:val="13"/>
            </w:numPr>
            <w:spacing w:line="360" w:lineRule="auto"/>
            <w:ind w:left="720" w:hanging="360"/>
          </w:pPr>
        </w:pPrChange>
      </w:pPr>
      <w:r>
        <w:rPr>
          <w:rFonts w:cs="Arial"/>
        </w:rPr>
        <w:t>Definiowanie trasy dla konkretnego dnia tygodnia</w:t>
      </w:r>
      <w:r w:rsidR="00546AF4">
        <w:rPr>
          <w:rFonts w:cs="Arial"/>
        </w:rPr>
        <w:t>.</w:t>
      </w:r>
    </w:p>
    <w:p w14:paraId="2E1B748D" w14:textId="77777777" w:rsidR="00EF7AF0" w:rsidRDefault="00EF7AF0">
      <w:pPr>
        <w:numPr>
          <w:ilvl w:val="0"/>
          <w:numId w:val="13"/>
        </w:numPr>
        <w:spacing w:line="360" w:lineRule="auto"/>
        <w:jc w:val="both"/>
        <w:rPr>
          <w:rFonts w:cs="Arial"/>
        </w:rPr>
        <w:pPrChange w:id="1836" w:author="aich" w:date="2014-12-08T06:13:00Z">
          <w:pPr>
            <w:numPr>
              <w:numId w:val="13"/>
            </w:numPr>
            <w:spacing w:line="360" w:lineRule="auto"/>
            <w:ind w:left="720" w:hanging="360"/>
          </w:pPr>
        </w:pPrChange>
      </w:pPr>
      <w:r>
        <w:rPr>
          <w:rFonts w:cs="Arial"/>
        </w:rPr>
        <w:t>Utworzono formularz wprowadzania punktów dostarczenia przesyłek, wraz z wizualizacją punktu</w:t>
      </w:r>
      <w:r w:rsidR="00546AF4">
        <w:rPr>
          <w:rFonts w:cs="Arial"/>
        </w:rPr>
        <w:t>.</w:t>
      </w:r>
      <w:r>
        <w:rPr>
          <w:rFonts w:cs="Arial"/>
        </w:rPr>
        <w:t xml:space="preserve"> ma mapie Google</w:t>
      </w:r>
      <w:r w:rsidR="00546AF4">
        <w:rPr>
          <w:rFonts w:cs="Arial"/>
        </w:rPr>
        <w:t>.</w:t>
      </w:r>
    </w:p>
    <w:p w14:paraId="458E06F4" w14:textId="77777777" w:rsidR="00EF7AF0" w:rsidRDefault="00EF7AF0">
      <w:pPr>
        <w:numPr>
          <w:ilvl w:val="0"/>
          <w:numId w:val="13"/>
        </w:numPr>
        <w:spacing w:line="360" w:lineRule="auto"/>
        <w:jc w:val="both"/>
        <w:rPr>
          <w:rFonts w:cs="Arial"/>
        </w:rPr>
        <w:pPrChange w:id="1837" w:author="aich" w:date="2014-12-08T06:13:00Z">
          <w:pPr>
            <w:numPr>
              <w:numId w:val="13"/>
            </w:numPr>
            <w:spacing w:line="360" w:lineRule="auto"/>
            <w:ind w:left="720" w:hanging="360"/>
          </w:pPr>
        </w:pPrChange>
      </w:pPr>
      <w:r>
        <w:rPr>
          <w:rFonts w:cs="Arial"/>
        </w:rPr>
        <w:t>Dodawanie nowego punktu do wprowadzania przesyłek</w:t>
      </w:r>
      <w:r w:rsidR="00546AF4">
        <w:rPr>
          <w:rFonts w:cs="Arial"/>
        </w:rPr>
        <w:t>.</w:t>
      </w:r>
    </w:p>
    <w:p w14:paraId="626B3DCF" w14:textId="77777777" w:rsidR="00EF7AF0" w:rsidRDefault="00EF7AF0">
      <w:pPr>
        <w:numPr>
          <w:ilvl w:val="0"/>
          <w:numId w:val="13"/>
        </w:numPr>
        <w:spacing w:line="360" w:lineRule="auto"/>
        <w:jc w:val="both"/>
        <w:rPr>
          <w:rFonts w:cs="Arial"/>
        </w:rPr>
        <w:pPrChange w:id="1838" w:author="aich" w:date="2014-12-08T06:13:00Z">
          <w:pPr>
            <w:numPr>
              <w:numId w:val="13"/>
            </w:numPr>
            <w:spacing w:line="360" w:lineRule="auto"/>
            <w:ind w:left="720" w:hanging="360"/>
          </w:pPr>
        </w:pPrChange>
      </w:pPr>
      <w:r>
        <w:rPr>
          <w:rFonts w:cs="Arial"/>
        </w:rPr>
        <w:t>Dodano możliwość wyboru dostawcy macierzy odległości punktów na mapie</w:t>
      </w:r>
      <w:r w:rsidR="00546AF4">
        <w:rPr>
          <w:rFonts w:cs="Arial"/>
        </w:rPr>
        <w:t>.</w:t>
      </w:r>
    </w:p>
    <w:p w14:paraId="5C3B7CAA" w14:textId="77777777" w:rsidR="00EF7AF0" w:rsidRDefault="00EF7AF0">
      <w:pPr>
        <w:numPr>
          <w:ilvl w:val="0"/>
          <w:numId w:val="13"/>
        </w:numPr>
        <w:spacing w:line="360" w:lineRule="auto"/>
        <w:jc w:val="both"/>
        <w:rPr>
          <w:rFonts w:cs="Arial"/>
        </w:rPr>
        <w:pPrChange w:id="1839" w:author="aich" w:date="2014-12-08T06:13:00Z">
          <w:pPr>
            <w:numPr>
              <w:numId w:val="13"/>
            </w:numPr>
            <w:spacing w:line="360" w:lineRule="auto"/>
            <w:ind w:left="720" w:hanging="360"/>
          </w:pPr>
        </w:pPrChange>
      </w:pPr>
      <w:r>
        <w:rPr>
          <w:rFonts w:cs="Arial"/>
        </w:rPr>
        <w:t xml:space="preserve">Możliwość wygenerowania trasy dziennej </w:t>
      </w:r>
      <w:r w:rsidR="00AC3CEF">
        <w:rPr>
          <w:rFonts w:cs="Arial"/>
        </w:rPr>
        <w:t>dla kierowcy</w:t>
      </w:r>
      <w:r w:rsidR="00546AF4">
        <w:rPr>
          <w:rFonts w:cs="Arial"/>
        </w:rPr>
        <w:t>.</w:t>
      </w:r>
    </w:p>
    <w:p w14:paraId="42E26C0B" w14:textId="77777777" w:rsidR="00AC3CEF" w:rsidRDefault="00AC3CEF">
      <w:pPr>
        <w:spacing w:line="360" w:lineRule="auto"/>
        <w:jc w:val="both"/>
        <w:rPr>
          <w:rFonts w:cs="Arial"/>
        </w:rPr>
        <w:pPrChange w:id="1840" w:author="aich" w:date="2014-12-08T06:13:00Z">
          <w:pPr>
            <w:spacing w:line="360" w:lineRule="auto"/>
          </w:pPr>
        </w:pPrChange>
      </w:pPr>
      <w:r>
        <w:rPr>
          <w:rFonts w:cs="Arial"/>
        </w:rPr>
        <w:t>Błędy i ograniczenia:</w:t>
      </w:r>
    </w:p>
    <w:p w14:paraId="74E5C6ED" w14:textId="77777777" w:rsidR="00AC3CEF" w:rsidRDefault="00AC3CEF">
      <w:pPr>
        <w:numPr>
          <w:ilvl w:val="0"/>
          <w:numId w:val="17"/>
        </w:numPr>
        <w:spacing w:line="360" w:lineRule="auto"/>
        <w:jc w:val="both"/>
        <w:rPr>
          <w:rFonts w:cs="Arial"/>
        </w:rPr>
        <w:pPrChange w:id="1841" w:author="aich" w:date="2014-12-08T06:13:00Z">
          <w:pPr>
            <w:numPr>
              <w:numId w:val="17"/>
            </w:numPr>
            <w:spacing w:line="360" w:lineRule="auto"/>
            <w:ind w:left="720" w:hanging="360"/>
          </w:pPr>
        </w:pPrChange>
      </w:pPr>
      <w:r>
        <w:rPr>
          <w:rFonts w:cs="Arial"/>
        </w:rPr>
        <w:t>Brak możliwości zapisania trasy</w:t>
      </w:r>
      <w:r w:rsidR="00546AF4">
        <w:rPr>
          <w:rFonts w:cs="Arial"/>
        </w:rPr>
        <w:t>.</w:t>
      </w:r>
    </w:p>
    <w:p w14:paraId="6225A6C1" w14:textId="77777777" w:rsidR="00AC3CEF" w:rsidRDefault="00AC3CEF">
      <w:pPr>
        <w:numPr>
          <w:ilvl w:val="0"/>
          <w:numId w:val="17"/>
        </w:numPr>
        <w:spacing w:line="360" w:lineRule="auto"/>
        <w:jc w:val="both"/>
        <w:rPr>
          <w:rFonts w:cs="Arial"/>
        </w:rPr>
        <w:pPrChange w:id="1842" w:author="aich" w:date="2014-12-08T06:13:00Z">
          <w:pPr>
            <w:numPr>
              <w:numId w:val="17"/>
            </w:numPr>
            <w:spacing w:line="360" w:lineRule="auto"/>
            <w:ind w:left="720" w:hanging="360"/>
          </w:pPr>
        </w:pPrChange>
      </w:pPr>
      <w:r>
        <w:rPr>
          <w:rFonts w:cs="Arial"/>
        </w:rPr>
        <w:t>Ograniczenie do 8 punktów przy generowaniu trasy narzucone przez Google Maps</w:t>
      </w:r>
      <w:r w:rsidR="00546AF4">
        <w:rPr>
          <w:rFonts w:cs="Arial"/>
        </w:rPr>
        <w:t>.</w:t>
      </w:r>
    </w:p>
    <w:p w14:paraId="0DE066AE" w14:textId="77777777" w:rsidR="00AC3CEF" w:rsidRDefault="00AC3CEF">
      <w:pPr>
        <w:numPr>
          <w:ilvl w:val="0"/>
          <w:numId w:val="17"/>
        </w:numPr>
        <w:spacing w:line="360" w:lineRule="auto"/>
        <w:jc w:val="both"/>
        <w:rPr>
          <w:rFonts w:cs="Arial"/>
        </w:rPr>
        <w:pPrChange w:id="1843" w:author="aich" w:date="2014-12-08T06:13:00Z">
          <w:pPr>
            <w:numPr>
              <w:numId w:val="17"/>
            </w:numPr>
            <w:spacing w:line="360" w:lineRule="auto"/>
            <w:ind w:left="720" w:hanging="360"/>
          </w:pPr>
        </w:pPrChange>
      </w:pPr>
      <w:r>
        <w:rPr>
          <w:rFonts w:cs="Arial"/>
        </w:rPr>
        <w:t>Błędy związane z kalendarzem, możliwość generowania tras dla wcześniejszych dni.</w:t>
      </w:r>
    </w:p>
    <w:p w14:paraId="20C8B56C" w14:textId="77777777" w:rsidR="00AC3CEF" w:rsidRDefault="00AC3CEF">
      <w:pPr>
        <w:numPr>
          <w:ilvl w:val="0"/>
          <w:numId w:val="17"/>
        </w:numPr>
        <w:spacing w:line="360" w:lineRule="auto"/>
        <w:jc w:val="both"/>
        <w:rPr>
          <w:rFonts w:cs="Arial"/>
        </w:rPr>
        <w:pPrChange w:id="1844" w:author="aich" w:date="2014-12-08T06:13:00Z">
          <w:pPr>
            <w:numPr>
              <w:numId w:val="17"/>
            </w:numPr>
            <w:spacing w:line="360" w:lineRule="auto"/>
            <w:ind w:left="720" w:hanging="360"/>
          </w:pPr>
        </w:pPrChange>
      </w:pPr>
      <w:r>
        <w:rPr>
          <w:rFonts w:cs="Arial"/>
        </w:rPr>
        <w:t>Optymalizacja jedynie po czasie przejazdu</w:t>
      </w:r>
      <w:r w:rsidR="00546AF4">
        <w:rPr>
          <w:rFonts w:cs="Arial"/>
        </w:rPr>
        <w:t>, brak uwzględniania innych kryteriów.</w:t>
      </w:r>
    </w:p>
    <w:p w14:paraId="29C4D7AC" w14:textId="77777777" w:rsidR="00AC3CEF" w:rsidRDefault="00546AF4">
      <w:pPr>
        <w:numPr>
          <w:ilvl w:val="0"/>
          <w:numId w:val="17"/>
        </w:numPr>
        <w:spacing w:line="360" w:lineRule="auto"/>
        <w:jc w:val="both"/>
        <w:rPr>
          <w:rFonts w:cs="Arial"/>
        </w:rPr>
        <w:pPrChange w:id="1845" w:author="aich" w:date="2014-12-08T06:13:00Z">
          <w:pPr>
            <w:numPr>
              <w:numId w:val="17"/>
            </w:numPr>
            <w:spacing w:line="360" w:lineRule="auto"/>
            <w:ind w:left="720" w:hanging="360"/>
          </w:pPr>
        </w:pPrChange>
      </w:pPr>
      <w:r>
        <w:rPr>
          <w:rFonts w:cs="Arial"/>
        </w:rPr>
        <w:t>Brak funkcjonalności dodania notatki do trasy, pomimo istnienia funkcji w interfejsie.</w:t>
      </w:r>
    </w:p>
    <w:p w14:paraId="5009AE96" w14:textId="77777777" w:rsidR="00F94BEB" w:rsidRDefault="00F94BEB">
      <w:pPr>
        <w:spacing w:line="360" w:lineRule="auto"/>
        <w:ind w:firstLine="360"/>
        <w:jc w:val="both"/>
        <w:rPr>
          <w:rFonts w:cs="Arial"/>
        </w:rPr>
        <w:pPrChange w:id="1846" w:author="aich" w:date="2014-12-08T06:13:00Z">
          <w:pPr>
            <w:spacing w:line="360" w:lineRule="auto"/>
            <w:ind w:firstLine="360"/>
          </w:pPr>
        </w:pPrChange>
      </w:pPr>
    </w:p>
    <w:p w14:paraId="3A9C101B" w14:textId="77777777" w:rsidR="00F94BEB" w:rsidRPr="00E77844" w:rsidRDefault="00F94BEB">
      <w:pPr>
        <w:pStyle w:val="Nagwek3"/>
        <w:jc w:val="both"/>
        <w:pPrChange w:id="1847" w:author="aich" w:date="2014-12-08T06:13:00Z">
          <w:pPr>
            <w:numPr>
              <w:numId w:val="24"/>
            </w:numPr>
            <w:spacing w:line="360" w:lineRule="auto"/>
            <w:ind w:left="720" w:hanging="360"/>
          </w:pPr>
        </w:pPrChange>
      </w:pPr>
      <w:bookmarkStart w:id="1848" w:name="_Toc405759412"/>
      <w:r w:rsidRPr="00E77844">
        <w:t>Zmiany w stosunku do poprzedniego wydania</w:t>
      </w:r>
      <w:bookmarkEnd w:id="1848"/>
    </w:p>
    <w:p w14:paraId="441D14C6" w14:textId="77777777" w:rsidR="00F94BEB" w:rsidRDefault="00546AF4">
      <w:pPr>
        <w:spacing w:line="360" w:lineRule="auto"/>
        <w:ind w:firstLine="360"/>
        <w:jc w:val="both"/>
        <w:rPr>
          <w:rFonts w:cs="Arial"/>
        </w:rPr>
        <w:pPrChange w:id="1849" w:author="aich" w:date="2014-12-08T06:13:00Z">
          <w:pPr>
            <w:spacing w:line="360" w:lineRule="auto"/>
            <w:ind w:firstLine="360"/>
          </w:pPr>
        </w:pPrChange>
      </w:pPr>
      <w:r>
        <w:rPr>
          <w:rFonts w:cs="Arial"/>
        </w:rPr>
        <w:t xml:space="preserve">W stosunku do poprzedniego etapu zmienił się skład zespołu projektowego. Z współpracy zrezygnował kolega Daniel tłumacząc to faktem, że niektóre biblioteki nie należą </w:t>
      </w:r>
      <w:r w:rsidR="00AB5BEC">
        <w:rPr>
          <w:rFonts w:cs="Arial"/>
        </w:rPr>
        <w:t>do wolnego oprogramowania z których nie ma zamiaru korzystać. Innym aspektem jak sam określił dla którego postanowił zrezygnować był fakt, słabej komunikacji i słabego rozwoju zadania w początkowym etapie wytwarzania. Te czynniki spowodowały zmianę IDE Xamarin Studio na Visual Studio 2013, zmianę dostawcy bazy danych na MS Server oraz pełne wykorzystanie narzędzi Microsoftu.</w:t>
      </w:r>
    </w:p>
    <w:p w14:paraId="4D643DA9" w14:textId="77777777" w:rsidR="00AB5BEC" w:rsidRDefault="00AB5BEC">
      <w:pPr>
        <w:spacing w:line="360" w:lineRule="auto"/>
        <w:ind w:firstLine="360"/>
        <w:jc w:val="both"/>
        <w:rPr>
          <w:rFonts w:cs="Arial"/>
        </w:rPr>
        <w:pPrChange w:id="1850" w:author="aich" w:date="2014-12-08T06:13:00Z">
          <w:pPr>
            <w:spacing w:line="360" w:lineRule="auto"/>
            <w:ind w:firstLine="360"/>
          </w:pPr>
        </w:pPrChange>
      </w:pPr>
      <w:r>
        <w:rPr>
          <w:rFonts w:cs="Arial"/>
        </w:rPr>
        <w:t>Ze względu na okrojenie składu zespołu harmonogram prac jak ich zakres uległ zmianie. Zadanie związanie z komunikacją wewnętrzną w systemie(wysyłanie, przeglądanie, usuwanie, zarządzanie wiadomościami)</w:t>
      </w:r>
      <w:r w:rsidR="001A6AF0">
        <w:rPr>
          <w:rFonts w:cs="Arial"/>
        </w:rPr>
        <w:t xml:space="preserve"> zostało wyrzucone z Product Backlog ponieważ nie są one głównym celem działania systemu. Postanowiliśmy skupić się na głównej funkcjonalności systemu, to znaczy optymalnym generowaniu tras dziennych dla pracowników firmy logistycznej.</w:t>
      </w:r>
    </w:p>
    <w:p w14:paraId="03CF6753" w14:textId="77777777" w:rsidR="001A6AF0" w:rsidRPr="00546AF4" w:rsidRDefault="001A6AF0">
      <w:pPr>
        <w:spacing w:line="360" w:lineRule="auto"/>
        <w:ind w:firstLine="360"/>
        <w:jc w:val="both"/>
        <w:rPr>
          <w:rFonts w:cs="Arial"/>
        </w:rPr>
        <w:pPrChange w:id="1851" w:author="aich" w:date="2014-12-08T06:13:00Z">
          <w:pPr>
            <w:spacing w:line="360" w:lineRule="auto"/>
            <w:ind w:firstLine="360"/>
          </w:pPr>
        </w:pPrChange>
      </w:pPr>
      <w:r>
        <w:rPr>
          <w:rFonts w:cs="Arial"/>
        </w:rPr>
        <w:t>W systemie dodano nowe funkcjonalności, główna z nich to prototyp kalendarza dzięki któremu możemy tworzyć trasę dla konkretnego dnia. W ramach tego etapu wypuszczono dwie wersje produktu, które charakteryzowały się:</w:t>
      </w:r>
    </w:p>
    <w:p w14:paraId="1CBB332F" w14:textId="77777777" w:rsidR="00F94BEB" w:rsidRDefault="001A6AF0">
      <w:pPr>
        <w:numPr>
          <w:ilvl w:val="0"/>
          <w:numId w:val="18"/>
        </w:numPr>
        <w:spacing w:line="360" w:lineRule="auto"/>
        <w:jc w:val="both"/>
        <w:rPr>
          <w:rFonts w:cs="Arial"/>
          <w:i/>
        </w:rPr>
        <w:pPrChange w:id="1852" w:author="aich" w:date="2014-12-08T06:13:00Z">
          <w:pPr>
            <w:numPr>
              <w:numId w:val="18"/>
            </w:numPr>
            <w:spacing w:line="360" w:lineRule="auto"/>
            <w:ind w:left="1080" w:hanging="360"/>
          </w:pPr>
        </w:pPrChange>
      </w:pPr>
      <w:r w:rsidRPr="001A6AF0">
        <w:rPr>
          <w:rFonts w:cs="Arial"/>
          <w:i/>
        </w:rPr>
        <w:t>v0.3</w:t>
      </w:r>
    </w:p>
    <w:p w14:paraId="79C9B923" w14:textId="77777777" w:rsidR="001A6AF0" w:rsidRPr="001A6AF0" w:rsidRDefault="0065599A">
      <w:pPr>
        <w:spacing w:line="360" w:lineRule="auto"/>
        <w:ind w:left="708"/>
        <w:jc w:val="both"/>
        <w:rPr>
          <w:rFonts w:cs="Arial"/>
        </w:rPr>
        <w:pPrChange w:id="1853" w:author="aich" w:date="2014-12-08T06:13:00Z">
          <w:pPr>
            <w:spacing w:line="360" w:lineRule="auto"/>
            <w:ind w:left="708"/>
          </w:pPr>
        </w:pPrChange>
      </w:pPr>
      <w:r>
        <w:rPr>
          <w:rFonts w:cs="Arial"/>
        </w:rPr>
        <w:lastRenderedPageBreak/>
        <w:t>Możliwość generowania tras dziennych – jeden dostawca macierzy odległości (Google Maps). Dwóch dostawców optymalizacji trasy (RGA – nasz własny i GoogleMaps), jeden algorytm optymalizacji HeldKarp.</w:t>
      </w:r>
    </w:p>
    <w:p w14:paraId="293853C7" w14:textId="77777777" w:rsidR="001A6AF0" w:rsidRPr="0065599A" w:rsidRDefault="001A6AF0">
      <w:pPr>
        <w:numPr>
          <w:ilvl w:val="0"/>
          <w:numId w:val="18"/>
        </w:numPr>
        <w:spacing w:line="360" w:lineRule="auto"/>
        <w:jc w:val="both"/>
        <w:rPr>
          <w:rFonts w:cs="Arial"/>
        </w:rPr>
        <w:pPrChange w:id="1854" w:author="aich" w:date="2014-12-08T06:13:00Z">
          <w:pPr>
            <w:numPr>
              <w:numId w:val="18"/>
            </w:numPr>
            <w:spacing w:line="360" w:lineRule="auto"/>
            <w:ind w:left="1080" w:hanging="360"/>
          </w:pPr>
        </w:pPrChange>
      </w:pPr>
      <w:r w:rsidRPr="001A6AF0">
        <w:rPr>
          <w:rFonts w:cs="Arial"/>
          <w:i/>
        </w:rPr>
        <w:t>v0.4</w:t>
      </w:r>
    </w:p>
    <w:p w14:paraId="51304C13" w14:textId="77777777" w:rsidR="0065599A" w:rsidRDefault="0065599A">
      <w:pPr>
        <w:spacing w:line="360" w:lineRule="auto"/>
        <w:ind w:left="708"/>
        <w:jc w:val="both"/>
        <w:rPr>
          <w:rFonts w:cs="Arial"/>
        </w:rPr>
        <w:pPrChange w:id="1855" w:author="aich" w:date="2014-12-08T06:13:00Z">
          <w:pPr>
            <w:spacing w:line="360" w:lineRule="auto"/>
            <w:ind w:left="708"/>
          </w:pPr>
        </w:pPrChange>
      </w:pPr>
      <w:r>
        <w:rPr>
          <w:rFonts w:cs="Arial"/>
        </w:rPr>
        <w:t xml:space="preserve">Dodano nowego dostawcę macierzy odległości – MapQuest oraz optymalizację udostępnianą przez MapQuest API. Obecna wersja systemu pozwala na wybór dwóch parametrów przy optymalizacji trasy, jednak zalecane jest korzystanie z algorytmu optymalizacji </w:t>
      </w:r>
      <w:r w:rsidRPr="0065599A">
        <w:rPr>
          <w:rFonts w:cs="Arial"/>
          <w:b/>
        </w:rPr>
        <w:t>RGA</w:t>
      </w:r>
      <w:r>
        <w:rPr>
          <w:rFonts w:cs="Arial"/>
        </w:rPr>
        <w:t>.</w:t>
      </w:r>
    </w:p>
    <w:p w14:paraId="6E1A5AB4" w14:textId="77777777" w:rsidR="0065599A" w:rsidRPr="0065599A" w:rsidRDefault="0065599A">
      <w:pPr>
        <w:spacing w:line="360" w:lineRule="auto"/>
        <w:jc w:val="both"/>
        <w:rPr>
          <w:rFonts w:cs="Arial"/>
        </w:rPr>
        <w:pPrChange w:id="1856" w:author="aich" w:date="2014-12-08T06:13:00Z">
          <w:pPr>
            <w:spacing w:line="360" w:lineRule="auto"/>
          </w:pPr>
        </w:pPrChange>
      </w:pPr>
    </w:p>
    <w:p w14:paraId="0288072D" w14:textId="77777777" w:rsidR="00F94BEB" w:rsidRPr="00E77844" w:rsidRDefault="00F94BEB">
      <w:pPr>
        <w:pStyle w:val="Nagwek3"/>
        <w:jc w:val="both"/>
        <w:pPrChange w:id="1857" w:author="aich" w:date="2014-12-08T06:13:00Z">
          <w:pPr>
            <w:numPr>
              <w:numId w:val="24"/>
            </w:numPr>
            <w:spacing w:line="360" w:lineRule="auto"/>
            <w:ind w:left="720" w:hanging="360"/>
          </w:pPr>
        </w:pPrChange>
      </w:pPr>
      <w:bookmarkStart w:id="1858" w:name="_Toc405759413"/>
      <w:r w:rsidRPr="00E77844">
        <w:t>Wymagania na środowisko i instrukcja uruchomienia</w:t>
      </w:r>
      <w:bookmarkEnd w:id="1858"/>
    </w:p>
    <w:p w14:paraId="7A220038" w14:textId="77777777" w:rsidR="00F94BEB" w:rsidRDefault="22B7A049">
      <w:pPr>
        <w:spacing w:line="360" w:lineRule="auto"/>
        <w:ind w:firstLine="360"/>
        <w:jc w:val="both"/>
        <w:rPr>
          <w:rFonts w:cs="Arial"/>
        </w:rPr>
        <w:pPrChange w:id="1859" w:author="aich" w:date="2014-12-08T06:13:00Z">
          <w:pPr>
            <w:spacing w:line="360" w:lineRule="auto"/>
            <w:ind w:firstLine="360"/>
          </w:pPr>
        </w:pPrChange>
      </w:pPr>
      <w:r w:rsidRPr="22B7A049">
        <w:rPr>
          <w:rFonts w:eastAsia="Arial" w:cs="Arial"/>
        </w:rPr>
        <w:t>W celu uruchomienia programu w obecnej postaci konieczne jest posiadanie środowiska programistycznego Visual Studio 2013 i kompilacja projektu. Wymagane jest również zainstalowanie .NET Framework w wersji 4.5 lub wyższej aby posiadać odpowiednich narzędzia do uruchomienia programu. Aktualny system pracuje na bazie danych MS SQL Server która jest wbudowana w Visual Studio 2013 Potrzebne są również pakiety EF oraz jQueryUI które można pobrać przy pomocy NuGet Package Manager, który jest domyślnie zainstalowany w używanym IDE.</w:t>
      </w:r>
    </w:p>
    <w:p w14:paraId="4122AB82" w14:textId="77777777" w:rsidR="00F94BEB" w:rsidRDefault="22B7A049">
      <w:pPr>
        <w:spacing w:line="360" w:lineRule="auto"/>
        <w:ind w:firstLine="360"/>
        <w:jc w:val="both"/>
        <w:rPr>
          <w:rFonts w:cs="Arial"/>
        </w:rPr>
        <w:pPrChange w:id="1860" w:author="aich" w:date="2014-12-08T06:13:00Z">
          <w:pPr>
            <w:spacing w:line="360" w:lineRule="auto"/>
            <w:ind w:firstLine="360"/>
          </w:pPr>
        </w:pPrChange>
      </w:pPr>
      <w:r w:rsidRPr="22B7A049">
        <w:rPr>
          <w:rFonts w:eastAsia="Arial" w:cs="Arial"/>
        </w:rPr>
        <w:t>Docelowa wersja systemu będzie aplikacją webową, ogólne wymagania opisane w poprzednim punkcie będą więc dotyczyły serwera/chmury na którym docelowo zostanie umieszczona aplikacja. Wymagania odnośnie użytkownika będą wymagały posiadania aktualnej przeglądarki internetowej dowolnego dostawcy.</w:t>
      </w:r>
    </w:p>
    <w:p w14:paraId="0D56BCB9" w14:textId="77777777" w:rsidR="00F94BEB" w:rsidRDefault="00F94BEB">
      <w:pPr>
        <w:spacing w:line="360" w:lineRule="auto"/>
        <w:ind w:left="360"/>
        <w:jc w:val="both"/>
        <w:rPr>
          <w:rFonts w:cs="Arial"/>
        </w:rPr>
        <w:pPrChange w:id="1861" w:author="aich" w:date="2014-12-08T06:13:00Z">
          <w:pPr>
            <w:spacing w:line="360" w:lineRule="auto"/>
            <w:ind w:left="360"/>
          </w:pPr>
        </w:pPrChange>
      </w:pPr>
    </w:p>
    <w:p w14:paraId="3239DC9F" w14:textId="77777777" w:rsidR="00F94BEB" w:rsidRDefault="00F94BEB">
      <w:pPr>
        <w:pStyle w:val="Nagwek3"/>
        <w:jc w:val="both"/>
        <w:pPrChange w:id="1862" w:author="aich" w:date="2014-12-08T06:13:00Z">
          <w:pPr>
            <w:numPr>
              <w:numId w:val="24"/>
            </w:numPr>
            <w:spacing w:line="360" w:lineRule="auto"/>
            <w:ind w:left="720" w:hanging="360"/>
          </w:pPr>
        </w:pPrChange>
      </w:pPr>
      <w:bookmarkStart w:id="1863" w:name="_Toc405759414"/>
      <w:r w:rsidRPr="00427CCD">
        <w:t>Instrukcja użytkowania</w:t>
      </w:r>
      <w:bookmarkEnd w:id="1863"/>
    </w:p>
    <w:p w14:paraId="0FC07495" w14:textId="77777777" w:rsidR="00AA378D" w:rsidRDefault="00AA378D">
      <w:pPr>
        <w:spacing w:line="360" w:lineRule="auto"/>
        <w:ind w:firstLine="360"/>
        <w:jc w:val="both"/>
        <w:rPr>
          <w:rFonts w:cs="Arial"/>
        </w:rPr>
        <w:pPrChange w:id="1864" w:author="aich" w:date="2014-12-08T06:13:00Z">
          <w:pPr>
            <w:spacing w:line="360" w:lineRule="auto"/>
            <w:ind w:firstLine="360"/>
          </w:pPr>
        </w:pPrChange>
      </w:pPr>
      <w:r>
        <w:rPr>
          <w:rFonts w:cs="Arial"/>
        </w:rPr>
        <w:t>Obecne wersje systemu zostały wyposażone w dużo nowych funkcjonalności, poniżej krótka instrukcja użytkowania tych funkcji. W celu dodania nowego kierowcy do systemu należy posiadać uprawnienia administratora. Po popranym zalogowaniu do systemu zostaniemy przeniesieni na stronę główną serwisu. Należy wybrać opcję na górnej belce „Zarządzaj użytkownikami” i kliknąć. Zostaniemy przekierowani do strony z wszystkimi użytkownikami serwisu. Na samej górze otwartej podstrony wybieramy przycisk „Dodaj Nowego” który przenosi nas do formularza dodawania nowego użytkownika do systemu. Jeżeli wszystkie pola zostanę wypełnione poprawnie nowy użytkownik zostanie dodany do systemu.</w:t>
      </w:r>
    </w:p>
    <w:p w14:paraId="0A2ACAB7" w14:textId="77777777" w:rsidR="00AA378D" w:rsidRDefault="22B7A049">
      <w:pPr>
        <w:spacing w:line="360" w:lineRule="auto"/>
        <w:ind w:firstLine="360"/>
        <w:jc w:val="both"/>
        <w:rPr>
          <w:rFonts w:cs="Arial"/>
        </w:rPr>
        <w:pPrChange w:id="1865" w:author="aich" w:date="2014-12-08T06:13:00Z">
          <w:pPr>
            <w:spacing w:line="360" w:lineRule="auto"/>
            <w:ind w:firstLine="360"/>
          </w:pPr>
        </w:pPrChange>
      </w:pPr>
      <w:r w:rsidRPr="22B7A049">
        <w:rPr>
          <w:rFonts w:eastAsia="Arial" w:cs="Arial"/>
        </w:rPr>
        <w:t xml:space="preserve">Drugą bardzo ważną funkcjonalnością daną do systemu jest tworzenie jak i przeglądanie tras dziennych w obecnej wersji systemu. W celu wygenerowania trasy należy przejść przez szereg pobocznych funkcjonalności, począwszy od zalogowania się na konto i posiadania uprawnienia „Pracownik”. Po poprawnym uwierzytelnianiu znajdujemy się na stronie początkowej serwisu, należy wybrać opcję „Twoi Kierowcy” która znajduje się na górnej belce systemu. Zostaniemy przekierowani do listy kierowców przypisanych do zalogowanego obecnie pracownika. Do każdego kierowcy przypisany jest kalendarz do którego możemy przejść klikając w „Kalendarz” znajdujący się przy wybranym użytkowniku na liście. Obecna strona </w:t>
      </w:r>
      <w:r w:rsidRPr="22B7A049">
        <w:rPr>
          <w:rFonts w:eastAsia="Arial" w:cs="Arial"/>
        </w:rPr>
        <w:lastRenderedPageBreak/>
        <w:t>wyświetla kalendarz dla wybranego kierowcy, klikający w wybrany dzień możemy przejść do opcji generowania trasy – klikamy przycisk „Generuj trasę dzienną” znajdujący się pod kalendarzem – zostajemy przekierowanie do podstrony gdzie będziemy definiować dane dla nowej trasy. Pierwsze dwa pola wyborów w opcjach generowania trasy pozwalają na zmianę wcześniej zadeklarowanych danych to znaczy daty trasy oraz kierowcy dla którego będzie generowana trasa. Pierwszym ważnym polem formularza jest definicja adresu bazy – z tego punktu rozpoczynamy generowanie trasy i do tego punktu musimy wrócić. Następnie definiujemy przesyłki – są to miejsca w które trzeba dotrzeć opisane za pomocą adresu jak i numeru przesyłki. Po zdefiniowaniu docelowych punktów należy wybrać kryteria działania algorytmu. Obecnie optymalizacja przebiega tylko po czasie. Musimy jeszcze określić trzy zmienne algorytmu: dostawca macierzy odległości, dostawca optymalizacji i algorytm optymalizacji, z racji na wczesną wersję systemu zalecane jest korzystanie z ustawień domyślnych. Klikamy w przycisk generuj trasę i jeżeli dane zostały zdefiniowane prawidłowo zostajemy przeniesieni do strony z wygenerowaną trasą. Na stronie mamy przedstawione szczegóły trasy, takie jak "Wizualizacja trasy w systemie map online", czas trwania przejazdu, czy dystans do pokonania.</w:t>
      </w:r>
    </w:p>
    <w:p w14:paraId="5E4F3776" w14:textId="77777777" w:rsidR="001631CE" w:rsidRDefault="001631CE">
      <w:pPr>
        <w:spacing w:line="360" w:lineRule="auto"/>
        <w:ind w:firstLine="360"/>
        <w:jc w:val="both"/>
        <w:rPr>
          <w:rFonts w:cs="Arial"/>
        </w:rPr>
        <w:pPrChange w:id="1866" w:author="aich" w:date="2014-12-08T06:13:00Z">
          <w:pPr>
            <w:spacing w:line="360" w:lineRule="auto"/>
            <w:ind w:firstLine="360"/>
          </w:pPr>
        </w:pPrChange>
      </w:pPr>
    </w:p>
    <w:p w14:paraId="2C3A5FFB" w14:textId="77777777" w:rsidR="001631CE" w:rsidRDefault="001631CE">
      <w:pPr>
        <w:spacing w:line="360" w:lineRule="auto"/>
        <w:ind w:firstLine="360"/>
        <w:jc w:val="both"/>
        <w:rPr>
          <w:rFonts w:cs="Arial"/>
        </w:rPr>
        <w:pPrChange w:id="1867" w:author="aich" w:date="2014-12-08T06:13:00Z">
          <w:pPr>
            <w:spacing w:line="360" w:lineRule="auto"/>
            <w:ind w:firstLine="360"/>
          </w:pPr>
        </w:pPrChange>
      </w:pPr>
    </w:p>
    <w:p w14:paraId="2F1EFD8D" w14:textId="77777777" w:rsidR="001631CE" w:rsidRPr="00522353" w:rsidRDefault="001631CE">
      <w:pPr>
        <w:pStyle w:val="Nagwek2"/>
        <w:jc w:val="both"/>
        <w:pPrChange w:id="1868" w:author="aich" w:date="2014-12-08T06:13:00Z">
          <w:pPr>
            <w:spacing w:line="360" w:lineRule="auto"/>
          </w:pPr>
        </w:pPrChange>
      </w:pPr>
      <w:r>
        <w:br w:type="page"/>
      </w:r>
      <w:bookmarkStart w:id="1869" w:name="_Toc405759415"/>
      <w:del w:id="1870" w:author="Speedziarz" w:date="2014-12-07T23:08:00Z">
        <w:r w:rsidRPr="00522353" w:rsidDel="000E6578">
          <w:lastRenderedPageBreak/>
          <w:delText>3.</w:delText>
        </w:r>
        <w:r w:rsidR="00A17416" w:rsidDel="000E6578">
          <w:delText>5</w:delText>
        </w:r>
        <w:r w:rsidRPr="00522353" w:rsidDel="000E6578">
          <w:delText xml:space="preserve"> </w:delText>
        </w:r>
      </w:del>
      <w:r>
        <w:t>Czwarty</w:t>
      </w:r>
      <w:r w:rsidRPr="00522353">
        <w:t xml:space="preserve"> Sprint</w:t>
      </w:r>
      <w:bookmarkEnd w:id="1869"/>
    </w:p>
    <w:p w14:paraId="1D450978" w14:textId="77777777" w:rsidR="001631CE" w:rsidRPr="00E77844" w:rsidRDefault="001631CE">
      <w:pPr>
        <w:numPr>
          <w:ilvl w:val="0"/>
          <w:numId w:val="13"/>
        </w:numPr>
        <w:spacing w:line="360" w:lineRule="auto"/>
        <w:jc w:val="both"/>
        <w:rPr>
          <w:rFonts w:cs="Arial"/>
          <w:sz w:val="28"/>
          <w:szCs w:val="28"/>
          <w:u w:val="single"/>
        </w:rPr>
        <w:pPrChange w:id="1871" w:author="aich" w:date="2014-12-08T06:13:00Z">
          <w:pPr>
            <w:numPr>
              <w:numId w:val="13"/>
            </w:numPr>
            <w:spacing w:line="360" w:lineRule="auto"/>
            <w:ind w:left="720" w:hanging="360"/>
          </w:pPr>
        </w:pPrChange>
      </w:pPr>
      <w:r w:rsidRPr="00E77844">
        <w:rPr>
          <w:rFonts w:cs="Arial"/>
          <w:sz w:val="28"/>
          <w:szCs w:val="28"/>
          <w:u w:val="single"/>
        </w:rPr>
        <w:t xml:space="preserve">Data </w:t>
      </w:r>
      <w:r>
        <w:rPr>
          <w:rFonts w:cs="Arial"/>
          <w:sz w:val="28"/>
          <w:szCs w:val="28"/>
          <w:u w:val="single"/>
        </w:rPr>
        <w:t>24</w:t>
      </w:r>
      <w:r w:rsidRPr="00E77844">
        <w:rPr>
          <w:rFonts w:cs="Arial"/>
          <w:sz w:val="28"/>
          <w:szCs w:val="28"/>
          <w:u w:val="single"/>
        </w:rPr>
        <w:t>.1</w:t>
      </w:r>
      <w:r>
        <w:rPr>
          <w:rFonts w:cs="Arial"/>
          <w:sz w:val="28"/>
          <w:szCs w:val="28"/>
          <w:u w:val="single"/>
        </w:rPr>
        <w:t>1</w:t>
      </w:r>
      <w:r w:rsidRPr="00E77844">
        <w:rPr>
          <w:rFonts w:cs="Arial"/>
          <w:sz w:val="28"/>
          <w:szCs w:val="28"/>
          <w:u w:val="single"/>
        </w:rPr>
        <w:t xml:space="preserve">.2014 – </w:t>
      </w:r>
      <w:r>
        <w:rPr>
          <w:rFonts w:cs="Arial"/>
          <w:sz w:val="28"/>
          <w:szCs w:val="28"/>
          <w:u w:val="single"/>
        </w:rPr>
        <w:t>07</w:t>
      </w:r>
      <w:r w:rsidRPr="00E77844">
        <w:rPr>
          <w:rFonts w:cs="Arial"/>
          <w:sz w:val="28"/>
          <w:szCs w:val="28"/>
          <w:u w:val="single"/>
        </w:rPr>
        <w:t>.</w:t>
      </w:r>
      <w:r>
        <w:rPr>
          <w:rFonts w:cs="Arial"/>
          <w:sz w:val="28"/>
          <w:szCs w:val="28"/>
          <w:u w:val="single"/>
        </w:rPr>
        <w:t>12</w:t>
      </w:r>
      <w:r w:rsidRPr="00E77844">
        <w:rPr>
          <w:rFonts w:cs="Arial"/>
          <w:sz w:val="28"/>
          <w:szCs w:val="28"/>
          <w:u w:val="single"/>
        </w:rPr>
        <w:t>.2014</w:t>
      </w:r>
    </w:p>
    <w:p w14:paraId="72419AD6" w14:textId="77777777" w:rsidR="001631CE" w:rsidRPr="00E77844" w:rsidRDefault="001631CE">
      <w:pPr>
        <w:numPr>
          <w:ilvl w:val="0"/>
          <w:numId w:val="13"/>
        </w:numPr>
        <w:spacing w:line="360" w:lineRule="auto"/>
        <w:jc w:val="both"/>
        <w:rPr>
          <w:rFonts w:cs="Arial"/>
          <w:sz w:val="28"/>
          <w:szCs w:val="28"/>
          <w:u w:val="single"/>
        </w:rPr>
        <w:pPrChange w:id="1872" w:author="aich" w:date="2014-12-08T06:13:00Z">
          <w:pPr>
            <w:numPr>
              <w:numId w:val="13"/>
            </w:numPr>
            <w:spacing w:line="360" w:lineRule="auto"/>
            <w:ind w:left="720" w:hanging="360"/>
          </w:pPr>
        </w:pPrChange>
      </w:pPr>
      <w:r w:rsidRPr="00E77844">
        <w:rPr>
          <w:rFonts w:cs="Arial"/>
          <w:sz w:val="28"/>
          <w:szCs w:val="28"/>
          <w:u w:val="single"/>
        </w:rPr>
        <w:t xml:space="preserve">Wersja produktu – </w:t>
      </w:r>
      <w:r>
        <w:rPr>
          <w:rFonts w:cs="Arial"/>
          <w:i/>
          <w:sz w:val="28"/>
          <w:szCs w:val="28"/>
          <w:u w:val="single"/>
        </w:rPr>
        <w:t>v0.5</w:t>
      </w:r>
    </w:p>
    <w:p w14:paraId="3D5E18D6" w14:textId="77777777" w:rsidR="001631CE" w:rsidRPr="00E77844" w:rsidRDefault="001631CE">
      <w:pPr>
        <w:numPr>
          <w:ilvl w:val="0"/>
          <w:numId w:val="13"/>
        </w:numPr>
        <w:spacing w:line="360" w:lineRule="auto"/>
        <w:jc w:val="both"/>
        <w:rPr>
          <w:rFonts w:cs="Arial"/>
          <w:sz w:val="28"/>
          <w:szCs w:val="28"/>
          <w:u w:val="single"/>
        </w:rPr>
        <w:pPrChange w:id="1873" w:author="aich" w:date="2014-12-08T06:13:00Z">
          <w:pPr>
            <w:numPr>
              <w:numId w:val="13"/>
            </w:numPr>
            <w:spacing w:line="360" w:lineRule="auto"/>
            <w:ind w:left="720" w:hanging="360"/>
          </w:pPr>
        </w:pPrChange>
      </w:pPr>
      <w:r w:rsidRPr="00E77844">
        <w:rPr>
          <w:rFonts w:cs="Arial"/>
          <w:sz w:val="28"/>
          <w:szCs w:val="28"/>
          <w:u w:val="single"/>
        </w:rPr>
        <w:t>Skład zespołu</w:t>
      </w:r>
    </w:p>
    <w:p w14:paraId="13DAAFD9" w14:textId="77777777" w:rsidR="001631CE" w:rsidRDefault="001631CE">
      <w:pPr>
        <w:numPr>
          <w:ilvl w:val="1"/>
          <w:numId w:val="13"/>
        </w:numPr>
        <w:spacing w:line="360" w:lineRule="auto"/>
        <w:jc w:val="both"/>
        <w:rPr>
          <w:rFonts w:cs="Arial"/>
        </w:rPr>
        <w:pPrChange w:id="1874" w:author="aich" w:date="2014-12-08T06:13:00Z">
          <w:pPr>
            <w:numPr>
              <w:ilvl w:val="1"/>
              <w:numId w:val="13"/>
            </w:numPr>
            <w:spacing w:line="360" w:lineRule="auto"/>
            <w:ind w:left="1440" w:hanging="360"/>
          </w:pPr>
        </w:pPrChange>
      </w:pPr>
      <w:r>
        <w:rPr>
          <w:rFonts w:cs="Arial"/>
        </w:rPr>
        <w:t>Paweł Troka</w:t>
      </w:r>
    </w:p>
    <w:p w14:paraId="06FFF191" w14:textId="77777777" w:rsidR="001631CE" w:rsidRPr="00120DD9" w:rsidRDefault="001631CE">
      <w:pPr>
        <w:numPr>
          <w:ilvl w:val="1"/>
          <w:numId w:val="13"/>
        </w:numPr>
        <w:spacing w:line="360" w:lineRule="auto"/>
        <w:jc w:val="both"/>
        <w:rPr>
          <w:rFonts w:cs="Arial"/>
        </w:rPr>
        <w:pPrChange w:id="1875" w:author="aich" w:date="2014-12-08T06:13:00Z">
          <w:pPr>
            <w:numPr>
              <w:ilvl w:val="1"/>
              <w:numId w:val="13"/>
            </w:numPr>
            <w:spacing w:line="360" w:lineRule="auto"/>
            <w:ind w:left="1440" w:hanging="360"/>
          </w:pPr>
        </w:pPrChange>
      </w:pPr>
      <w:r>
        <w:rPr>
          <w:rFonts w:cs="Arial"/>
        </w:rPr>
        <w:t>Łukasz Adrych</w:t>
      </w:r>
    </w:p>
    <w:p w14:paraId="49B9BA99" w14:textId="77777777" w:rsidR="001631CE" w:rsidRDefault="001631CE">
      <w:pPr>
        <w:numPr>
          <w:ilvl w:val="0"/>
          <w:numId w:val="13"/>
        </w:numPr>
        <w:spacing w:line="360" w:lineRule="auto"/>
        <w:jc w:val="both"/>
        <w:rPr>
          <w:rFonts w:cs="Arial"/>
          <w:sz w:val="28"/>
          <w:szCs w:val="28"/>
          <w:u w:val="single"/>
        </w:rPr>
        <w:pPrChange w:id="1876" w:author="aich" w:date="2014-12-08T06:13:00Z">
          <w:pPr>
            <w:numPr>
              <w:numId w:val="13"/>
            </w:numPr>
            <w:spacing w:line="360" w:lineRule="auto"/>
            <w:ind w:left="720" w:hanging="360"/>
          </w:pPr>
        </w:pPrChange>
      </w:pPr>
      <w:r w:rsidRPr="00E77844">
        <w:rPr>
          <w:rFonts w:cs="Arial"/>
          <w:sz w:val="28"/>
          <w:szCs w:val="28"/>
          <w:u w:val="single"/>
        </w:rPr>
        <w:t>Cel Sprintu</w:t>
      </w:r>
    </w:p>
    <w:p w14:paraId="0803C9EB" w14:textId="4E5C4E83" w:rsidR="009C66A8" w:rsidRPr="00A40FEE" w:rsidRDefault="00A17416">
      <w:pPr>
        <w:spacing w:line="360" w:lineRule="auto"/>
        <w:ind w:firstLine="360"/>
        <w:jc w:val="both"/>
        <w:rPr>
          <w:rFonts w:cs="Arial"/>
        </w:rPr>
        <w:pPrChange w:id="1877" w:author="aich" w:date="2014-12-08T06:13:00Z">
          <w:pPr>
            <w:spacing w:line="360" w:lineRule="auto"/>
            <w:ind w:firstLine="360"/>
          </w:pPr>
        </w:pPrChange>
      </w:pPr>
      <w:r>
        <w:rPr>
          <w:rFonts w:cs="Arial"/>
        </w:rPr>
        <w:t>Podstawowe zadanie na ostatni Sprint to dodanie różnych drobnych funkcjonalności</w:t>
      </w:r>
      <w:ins w:id="1878" w:author="Speedziarz" w:date="2014-12-08T03:33:00Z">
        <w:r w:rsidR="00CF120A">
          <w:rPr>
            <w:rFonts w:cs="Arial"/>
          </w:rPr>
          <w:t xml:space="preserve">, </w:t>
        </w:r>
      </w:ins>
      <w:del w:id="1879" w:author="Speedziarz" w:date="2014-12-08T03:33:00Z">
        <w:r w:rsidDel="00CF120A">
          <w:rPr>
            <w:rFonts w:cs="Arial"/>
          </w:rPr>
          <w:delText xml:space="preserve"> </w:delText>
        </w:r>
      </w:del>
      <w:r>
        <w:rPr>
          <w:rFonts w:cs="Arial"/>
        </w:rPr>
        <w:t>które nie zostały zrealizowane we wcześniejszych etapach. Przykładem może być dodanie optymalizacji po innych parametrach niż czas</w:t>
      </w:r>
      <w:del w:id="1880" w:author="Speedziarz" w:date="2014-12-08T03:34:00Z">
        <w:r w:rsidDel="00CF120A">
          <w:rPr>
            <w:rFonts w:cs="Arial"/>
          </w:rPr>
          <w:delText xml:space="preserve"> jak było dotychczas</w:delText>
        </w:r>
      </w:del>
      <w:r>
        <w:rPr>
          <w:rFonts w:cs="Arial"/>
        </w:rPr>
        <w:t>. W tym sprincie przebudowany zostanie również interfejs aplikacji, aby system wyglądał schludnie i osoby korzystające były zadowolone z rozmieszczenia poszczególnych widoków</w:t>
      </w:r>
      <w:ins w:id="1881" w:author="Speedziarz" w:date="2014-12-08T03:34:00Z">
        <w:r w:rsidR="00CF120A">
          <w:rPr>
            <w:rFonts w:cs="Arial"/>
          </w:rPr>
          <w:t xml:space="preserve"> oraz </w:t>
        </w:r>
      </w:ins>
      <w:del w:id="1882" w:author="Speedziarz" w:date="2014-12-08T03:34:00Z">
        <w:r w:rsidDel="00CF120A">
          <w:rPr>
            <w:rFonts w:cs="Arial"/>
          </w:rPr>
          <w:delText xml:space="preserve"> jak i i</w:delText>
        </w:r>
      </w:del>
      <w:r>
        <w:rPr>
          <w:rFonts w:cs="Arial"/>
        </w:rPr>
        <w:t>ch prezentacji. Na ostatnio sprint zaplanowane jest również przeprowadzenie testów funkcjonalnych systemu. W ramach tego etapu powstanie również dokumentacja projektu, zawierająca między innymi instrukcję użytkowania systemu, jak i dogłębny opis przeprowadzonych prac w celu wytworzenie produkt</w:t>
      </w:r>
      <w:r w:rsidR="009C66A8">
        <w:rPr>
          <w:rFonts w:cs="Arial"/>
        </w:rPr>
        <w:t>u. W przypadku szybkiego wykonania wyżej przedstawionych prac</w:t>
      </w:r>
      <w:r>
        <w:rPr>
          <w:rFonts w:cs="Arial"/>
        </w:rPr>
        <w:t xml:space="preserve">, planuje również zrealizować funkcjonalności </w:t>
      </w:r>
      <w:r w:rsidR="009C66A8">
        <w:rPr>
          <w:rFonts w:cs="Arial"/>
        </w:rPr>
        <w:t>nie wykonane w ramach Sprintu 3</w:t>
      </w:r>
      <w:r w:rsidR="004D5363">
        <w:rPr>
          <w:rFonts w:cs="Arial"/>
        </w:rPr>
        <w:t xml:space="preserve">. </w:t>
      </w:r>
    </w:p>
    <w:p w14:paraId="6CDE9498" w14:textId="77777777" w:rsidR="001631CE" w:rsidRPr="00E77844" w:rsidRDefault="001631CE">
      <w:pPr>
        <w:numPr>
          <w:ilvl w:val="0"/>
          <w:numId w:val="13"/>
        </w:numPr>
        <w:spacing w:line="360" w:lineRule="auto"/>
        <w:jc w:val="both"/>
        <w:rPr>
          <w:rFonts w:cs="Arial"/>
          <w:sz w:val="28"/>
          <w:szCs w:val="28"/>
          <w:u w:val="single"/>
        </w:rPr>
        <w:pPrChange w:id="1883" w:author="aich" w:date="2014-12-08T06:13:00Z">
          <w:pPr>
            <w:numPr>
              <w:numId w:val="13"/>
            </w:numPr>
            <w:spacing w:line="360" w:lineRule="auto"/>
            <w:ind w:left="720" w:hanging="360"/>
          </w:pPr>
        </w:pPrChange>
      </w:pPr>
      <w:r w:rsidRPr="00E77844">
        <w:rPr>
          <w:rFonts w:cs="Arial"/>
          <w:sz w:val="28"/>
          <w:szCs w:val="28"/>
          <w:u w:val="single"/>
        </w:rPr>
        <w:t>Sprint Backlog</w:t>
      </w:r>
    </w:p>
    <w:p w14:paraId="004A5899" w14:textId="77777777" w:rsidR="00DE7F65" w:rsidRPr="00AA378D" w:rsidRDefault="00DE7F65">
      <w:pPr>
        <w:spacing w:line="360" w:lineRule="auto"/>
        <w:ind w:firstLine="360"/>
        <w:jc w:val="both"/>
        <w:rPr>
          <w:rFonts w:cs="Arial"/>
        </w:rPr>
        <w:pPrChange w:id="1884" w:author="aich" w:date="2014-12-08T06:13:00Z">
          <w:pPr>
            <w:spacing w:line="360" w:lineRule="auto"/>
            <w:ind w:firstLine="360"/>
          </w:pPr>
        </w:pPrChange>
      </w:pPr>
    </w:p>
    <w:p w14:paraId="028E6D8E" w14:textId="77777777" w:rsidR="003A0BA4" w:rsidRDefault="00FE15B9">
      <w:pPr>
        <w:spacing w:line="360" w:lineRule="auto"/>
        <w:jc w:val="both"/>
        <w:rPr>
          <w:rFonts w:cs="Arial"/>
        </w:rPr>
        <w:pPrChange w:id="1885" w:author="aich" w:date="2014-12-08T06:13:00Z">
          <w:pPr>
            <w:spacing w:line="360" w:lineRule="auto"/>
          </w:pPr>
        </w:pPrChange>
      </w:pPr>
      <w:r>
        <w:rPr>
          <w:rFonts w:cs="Arial"/>
          <w:noProof/>
        </w:rPr>
        <w:drawing>
          <wp:inline distT="0" distB="0" distL="0" distR="0" wp14:anchorId="7B601BE7" wp14:editId="07777777">
            <wp:extent cx="6026785" cy="2475230"/>
            <wp:effectExtent l="0" t="0" r="0" b="0"/>
            <wp:docPr id="27" name="Picture 27" descr="s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ss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26785" cy="2475230"/>
                    </a:xfrm>
                    <a:prstGeom prst="rect">
                      <a:avLst/>
                    </a:prstGeom>
                    <a:noFill/>
                    <a:ln>
                      <a:noFill/>
                    </a:ln>
                  </pic:spPr>
                </pic:pic>
              </a:graphicData>
            </a:graphic>
          </wp:inline>
        </w:drawing>
      </w:r>
    </w:p>
    <w:p w14:paraId="33241CB4" w14:textId="77777777" w:rsidR="003A0BA4" w:rsidRDefault="003A0BA4">
      <w:pPr>
        <w:spacing w:line="360" w:lineRule="auto"/>
        <w:jc w:val="both"/>
        <w:rPr>
          <w:rFonts w:cs="Arial"/>
        </w:rPr>
        <w:pPrChange w:id="1886" w:author="aich" w:date="2014-12-08T06:13:00Z">
          <w:pPr>
            <w:spacing w:line="360" w:lineRule="auto"/>
          </w:pPr>
        </w:pPrChange>
      </w:pPr>
    </w:p>
    <w:p w14:paraId="3D2B640C" w14:textId="77777777" w:rsidR="003A0BA4" w:rsidRPr="00D92C10" w:rsidRDefault="003A0BA4">
      <w:pPr>
        <w:pStyle w:val="Nagwek3"/>
        <w:jc w:val="both"/>
        <w:pPrChange w:id="1887" w:author="aich" w:date="2014-12-08T06:13:00Z">
          <w:pPr>
            <w:numPr>
              <w:numId w:val="26"/>
            </w:numPr>
            <w:spacing w:line="360" w:lineRule="auto"/>
            <w:ind w:left="720" w:hanging="360"/>
          </w:pPr>
        </w:pPrChange>
      </w:pPr>
      <w:r>
        <w:br w:type="page"/>
      </w:r>
      <w:bookmarkStart w:id="1888" w:name="_Toc405759416"/>
      <w:r w:rsidRPr="00D92C10">
        <w:lastRenderedPageBreak/>
        <w:t>Funkcje i ograniczenia produktu, znane błędy</w:t>
      </w:r>
      <w:bookmarkEnd w:id="1888"/>
    </w:p>
    <w:p w14:paraId="6E95F0B0" w14:textId="77777777" w:rsidR="00463509" w:rsidRDefault="00463509">
      <w:pPr>
        <w:spacing w:line="360" w:lineRule="auto"/>
        <w:jc w:val="both"/>
        <w:rPr>
          <w:rFonts w:cs="Arial"/>
        </w:rPr>
        <w:pPrChange w:id="1889" w:author="aich" w:date="2014-12-08T06:13:00Z">
          <w:pPr>
            <w:spacing w:line="360" w:lineRule="auto"/>
          </w:pPr>
        </w:pPrChange>
      </w:pPr>
      <w:r>
        <w:rPr>
          <w:rFonts w:cs="Arial"/>
        </w:rPr>
        <w:t>Funkcje:</w:t>
      </w:r>
    </w:p>
    <w:p w14:paraId="741FF235" w14:textId="77777777" w:rsidR="00463509" w:rsidRDefault="00463509">
      <w:pPr>
        <w:numPr>
          <w:ilvl w:val="0"/>
          <w:numId w:val="13"/>
        </w:numPr>
        <w:spacing w:line="360" w:lineRule="auto"/>
        <w:jc w:val="both"/>
        <w:rPr>
          <w:rFonts w:cs="Arial"/>
        </w:rPr>
        <w:pPrChange w:id="1890" w:author="aich" w:date="2014-12-08T06:13:00Z">
          <w:pPr>
            <w:numPr>
              <w:numId w:val="13"/>
            </w:numPr>
            <w:spacing w:line="360" w:lineRule="auto"/>
            <w:ind w:left="720" w:hanging="360"/>
          </w:pPr>
        </w:pPrChange>
      </w:pPr>
      <w:r>
        <w:rPr>
          <w:rFonts w:cs="Arial"/>
        </w:rPr>
        <w:t>Dodano wizualizację w systemie map online</w:t>
      </w:r>
    </w:p>
    <w:p w14:paraId="3E4F3C30" w14:textId="77777777" w:rsidR="00463509" w:rsidRDefault="22B7A049">
      <w:pPr>
        <w:numPr>
          <w:ilvl w:val="0"/>
          <w:numId w:val="13"/>
        </w:numPr>
        <w:spacing w:line="360" w:lineRule="auto"/>
        <w:jc w:val="both"/>
        <w:rPr>
          <w:rFonts w:cs="Arial"/>
        </w:rPr>
        <w:pPrChange w:id="1891" w:author="aich" w:date="2014-12-08T06:13:00Z">
          <w:pPr>
            <w:numPr>
              <w:numId w:val="13"/>
            </w:numPr>
            <w:spacing w:line="360" w:lineRule="auto"/>
            <w:ind w:left="720" w:hanging="360"/>
          </w:pPr>
        </w:pPrChange>
      </w:pPr>
      <w:r w:rsidRPr="22B7A049">
        <w:rPr>
          <w:rFonts w:eastAsia="Arial" w:cs="Arial"/>
        </w:rPr>
        <w:t>Dodano nowy algorytm generowania trasy – BruteForce (wolny, ale pozwala weryfikować poprawność)</w:t>
      </w:r>
    </w:p>
    <w:p w14:paraId="5FC5FAA9" w14:textId="77777777" w:rsidR="00463509" w:rsidRDefault="22B7A049">
      <w:pPr>
        <w:numPr>
          <w:ilvl w:val="0"/>
          <w:numId w:val="13"/>
        </w:numPr>
        <w:spacing w:line="360" w:lineRule="auto"/>
        <w:jc w:val="both"/>
        <w:rPr>
          <w:rFonts w:cs="Arial"/>
        </w:rPr>
        <w:pPrChange w:id="1892" w:author="aich" w:date="2014-12-08T06:13:00Z">
          <w:pPr>
            <w:numPr>
              <w:numId w:val="13"/>
            </w:numPr>
            <w:spacing w:line="360" w:lineRule="auto"/>
            <w:ind w:left="720" w:hanging="360"/>
          </w:pPr>
        </w:pPrChange>
      </w:pPr>
      <w:r w:rsidRPr="22B7A049">
        <w:rPr>
          <w:rFonts w:eastAsia="Arial" w:cs="Arial"/>
        </w:rPr>
        <w:t>Wprowadzono nowe API – MapQuest jako dostawca macierzy odległości oraz optymalizacji trasy.</w:t>
      </w:r>
    </w:p>
    <w:p w14:paraId="0708916D" w14:textId="77777777" w:rsidR="00463509" w:rsidRDefault="00463509">
      <w:pPr>
        <w:numPr>
          <w:ilvl w:val="0"/>
          <w:numId w:val="13"/>
        </w:numPr>
        <w:spacing w:line="360" w:lineRule="auto"/>
        <w:jc w:val="both"/>
        <w:rPr>
          <w:rFonts w:cs="Arial"/>
        </w:rPr>
        <w:pPrChange w:id="1893" w:author="aich" w:date="2014-12-08T06:13:00Z">
          <w:pPr>
            <w:numPr>
              <w:numId w:val="13"/>
            </w:numPr>
            <w:spacing w:line="360" w:lineRule="auto"/>
            <w:ind w:left="720" w:hanging="360"/>
          </w:pPr>
        </w:pPrChange>
      </w:pPr>
      <w:r>
        <w:rPr>
          <w:rFonts w:cs="Arial"/>
        </w:rPr>
        <w:t>Poprawiono obsługę generowania tras</w:t>
      </w:r>
    </w:p>
    <w:p w14:paraId="354D3250" w14:textId="77777777" w:rsidR="00463509" w:rsidRDefault="00463509">
      <w:pPr>
        <w:numPr>
          <w:ilvl w:val="0"/>
          <w:numId w:val="13"/>
        </w:numPr>
        <w:spacing w:line="360" w:lineRule="auto"/>
        <w:jc w:val="both"/>
        <w:rPr>
          <w:rFonts w:cs="Arial"/>
        </w:rPr>
        <w:pPrChange w:id="1894" w:author="aich" w:date="2014-12-08T06:13:00Z">
          <w:pPr>
            <w:numPr>
              <w:numId w:val="13"/>
            </w:numPr>
            <w:spacing w:line="360" w:lineRule="auto"/>
            <w:ind w:left="720" w:hanging="360"/>
          </w:pPr>
        </w:pPrChange>
      </w:pPr>
      <w:r>
        <w:rPr>
          <w:rFonts w:cs="Arial"/>
        </w:rPr>
        <w:t xml:space="preserve">Zniesiono </w:t>
      </w:r>
      <w:r w:rsidR="00C74F37">
        <w:rPr>
          <w:rFonts w:cs="Arial"/>
        </w:rPr>
        <w:t>limity na ilość punktów przesyłek narzucane przez google maps API, teraz można generować trasy składające się maksymalnie z 25 punktów (wcześniej było 8)</w:t>
      </w:r>
    </w:p>
    <w:p w14:paraId="7148330A" w14:textId="77777777" w:rsidR="00C74F37" w:rsidRDefault="00C74F37">
      <w:pPr>
        <w:numPr>
          <w:ilvl w:val="0"/>
          <w:numId w:val="13"/>
        </w:numPr>
        <w:spacing w:line="360" w:lineRule="auto"/>
        <w:jc w:val="both"/>
        <w:rPr>
          <w:rFonts w:cs="Arial"/>
        </w:rPr>
        <w:pPrChange w:id="1895" w:author="aich" w:date="2014-12-08T06:13:00Z">
          <w:pPr>
            <w:numPr>
              <w:numId w:val="13"/>
            </w:numPr>
            <w:spacing w:line="360" w:lineRule="auto"/>
            <w:ind w:left="720" w:hanging="360"/>
          </w:pPr>
        </w:pPrChange>
      </w:pPr>
      <w:r>
        <w:rPr>
          <w:rFonts w:cs="Arial"/>
        </w:rPr>
        <w:t>Dodano możliwość podglądu wydruku wygenerowanej trasy</w:t>
      </w:r>
    </w:p>
    <w:p w14:paraId="22FA71CD" w14:textId="77777777" w:rsidR="00C74F37" w:rsidRDefault="22B7A049">
      <w:pPr>
        <w:numPr>
          <w:ilvl w:val="0"/>
          <w:numId w:val="13"/>
        </w:numPr>
        <w:spacing w:line="360" w:lineRule="auto"/>
        <w:jc w:val="both"/>
        <w:rPr>
          <w:rFonts w:cs="Arial"/>
        </w:rPr>
        <w:pPrChange w:id="1896" w:author="aich" w:date="2014-12-08T06:13:00Z">
          <w:pPr>
            <w:numPr>
              <w:numId w:val="13"/>
            </w:numPr>
            <w:spacing w:line="360" w:lineRule="auto"/>
            <w:ind w:left="720" w:hanging="360"/>
          </w:pPr>
        </w:pPrChange>
      </w:pPr>
      <w:r w:rsidRPr="22B7A049">
        <w:rPr>
          <w:rFonts w:eastAsia="Arial" w:cs="Arial"/>
        </w:rPr>
        <w:t>Dodano nowy widok zbiorczych tras przedstawiany kierowcom</w:t>
      </w:r>
    </w:p>
    <w:p w14:paraId="05EEAF1C" w14:textId="77777777" w:rsidR="00C74F37" w:rsidRDefault="00C74F37">
      <w:pPr>
        <w:numPr>
          <w:ilvl w:val="0"/>
          <w:numId w:val="13"/>
        </w:numPr>
        <w:spacing w:line="360" w:lineRule="auto"/>
        <w:jc w:val="both"/>
        <w:rPr>
          <w:rFonts w:cs="Arial"/>
        </w:rPr>
        <w:pPrChange w:id="1897" w:author="aich" w:date="2014-12-08T06:13:00Z">
          <w:pPr>
            <w:numPr>
              <w:numId w:val="13"/>
            </w:numPr>
            <w:spacing w:line="360" w:lineRule="auto"/>
            <w:ind w:left="720" w:hanging="360"/>
          </w:pPr>
        </w:pPrChange>
      </w:pPr>
      <w:r>
        <w:rPr>
          <w:rFonts w:cs="Arial"/>
        </w:rPr>
        <w:t>Dodano modyfikację trasy dziennej</w:t>
      </w:r>
    </w:p>
    <w:p w14:paraId="0D0AF122" w14:textId="77777777" w:rsidR="00C74F37" w:rsidRDefault="00C74F37">
      <w:pPr>
        <w:numPr>
          <w:ilvl w:val="0"/>
          <w:numId w:val="13"/>
        </w:numPr>
        <w:spacing w:line="360" w:lineRule="auto"/>
        <w:jc w:val="both"/>
        <w:rPr>
          <w:rFonts w:cs="Arial"/>
        </w:rPr>
        <w:pPrChange w:id="1898" w:author="aich" w:date="2014-12-08T06:13:00Z">
          <w:pPr>
            <w:numPr>
              <w:numId w:val="13"/>
            </w:numPr>
            <w:spacing w:line="360" w:lineRule="auto"/>
            <w:ind w:left="720" w:hanging="360"/>
          </w:pPr>
        </w:pPrChange>
      </w:pPr>
      <w:r>
        <w:rPr>
          <w:rFonts w:cs="Arial"/>
        </w:rPr>
        <w:t>Dodano usuwanie trasy dziennej</w:t>
      </w:r>
    </w:p>
    <w:p w14:paraId="40424787" w14:textId="77777777" w:rsidR="00C74F37" w:rsidRDefault="00C74F37">
      <w:pPr>
        <w:numPr>
          <w:ilvl w:val="0"/>
          <w:numId w:val="13"/>
        </w:numPr>
        <w:spacing w:line="360" w:lineRule="auto"/>
        <w:jc w:val="both"/>
        <w:rPr>
          <w:rFonts w:cs="Arial"/>
        </w:rPr>
        <w:pPrChange w:id="1899" w:author="aich" w:date="2014-12-08T06:13:00Z">
          <w:pPr>
            <w:numPr>
              <w:numId w:val="13"/>
            </w:numPr>
            <w:spacing w:line="360" w:lineRule="auto"/>
            <w:ind w:left="720" w:hanging="360"/>
          </w:pPr>
        </w:pPrChange>
      </w:pPr>
      <w:r>
        <w:rPr>
          <w:rFonts w:cs="Arial"/>
        </w:rPr>
        <w:t>Stworzono prosty progres bar, który jest wyświetlany w momencie tworzenia trasy</w:t>
      </w:r>
    </w:p>
    <w:p w14:paraId="30A6F4BA" w14:textId="77777777" w:rsidR="00C74F37" w:rsidRDefault="00C74F37">
      <w:pPr>
        <w:spacing w:line="360" w:lineRule="auto"/>
        <w:jc w:val="both"/>
        <w:rPr>
          <w:rFonts w:cs="Arial"/>
        </w:rPr>
        <w:pPrChange w:id="1900" w:author="aich" w:date="2014-12-08T06:13:00Z">
          <w:pPr>
            <w:spacing w:line="360" w:lineRule="auto"/>
          </w:pPr>
        </w:pPrChange>
      </w:pPr>
      <w:r>
        <w:rPr>
          <w:rFonts w:cs="Arial"/>
        </w:rPr>
        <w:t>Błędy i ograniczenia:</w:t>
      </w:r>
    </w:p>
    <w:p w14:paraId="33F97454" w14:textId="77777777" w:rsidR="00C74F37" w:rsidRDefault="00C74F37">
      <w:pPr>
        <w:numPr>
          <w:ilvl w:val="0"/>
          <w:numId w:val="27"/>
        </w:numPr>
        <w:spacing w:line="360" w:lineRule="auto"/>
        <w:jc w:val="both"/>
        <w:rPr>
          <w:rFonts w:cs="Arial"/>
        </w:rPr>
        <w:pPrChange w:id="1901" w:author="aich" w:date="2014-12-08T06:13:00Z">
          <w:pPr>
            <w:numPr>
              <w:numId w:val="27"/>
            </w:numPr>
            <w:spacing w:line="360" w:lineRule="auto"/>
            <w:ind w:left="720" w:hanging="360"/>
          </w:pPr>
        </w:pPrChange>
      </w:pPr>
      <w:r>
        <w:rPr>
          <w:rFonts w:cs="Arial"/>
        </w:rPr>
        <w:t xml:space="preserve">Bugi podczas generowania trasy – </w:t>
      </w:r>
      <w:r w:rsidRPr="00C74F37">
        <w:rPr>
          <w:rFonts w:cs="Arial"/>
          <w:i/>
        </w:rPr>
        <w:t>naprawiono</w:t>
      </w:r>
    </w:p>
    <w:p w14:paraId="046B5B72" w14:textId="77777777" w:rsidR="00C74F37" w:rsidRDefault="0072114A">
      <w:pPr>
        <w:numPr>
          <w:ilvl w:val="0"/>
          <w:numId w:val="27"/>
        </w:numPr>
        <w:spacing w:line="360" w:lineRule="auto"/>
        <w:jc w:val="both"/>
        <w:rPr>
          <w:rFonts w:cs="Arial"/>
        </w:rPr>
        <w:pPrChange w:id="1902" w:author="aich" w:date="2014-12-08T06:13:00Z">
          <w:pPr>
            <w:numPr>
              <w:numId w:val="27"/>
            </w:numPr>
            <w:spacing w:line="360" w:lineRule="auto"/>
            <w:ind w:left="720" w:hanging="360"/>
          </w:pPr>
        </w:pPrChange>
      </w:pPr>
      <w:r>
        <w:rPr>
          <w:rFonts w:cs="Arial"/>
        </w:rPr>
        <w:t>Poprawiono obsługę kalendarza</w:t>
      </w:r>
    </w:p>
    <w:p w14:paraId="55148116" w14:textId="77777777" w:rsidR="0072114A" w:rsidRDefault="0072114A">
      <w:pPr>
        <w:numPr>
          <w:ilvl w:val="0"/>
          <w:numId w:val="27"/>
        </w:numPr>
        <w:spacing w:line="360" w:lineRule="auto"/>
        <w:jc w:val="both"/>
        <w:rPr>
          <w:rFonts w:cs="Arial"/>
        </w:rPr>
        <w:pPrChange w:id="1903" w:author="aich" w:date="2014-12-08T06:13:00Z">
          <w:pPr>
            <w:numPr>
              <w:numId w:val="27"/>
            </w:numPr>
            <w:spacing w:line="360" w:lineRule="auto"/>
            <w:ind w:left="720" w:hanging="360"/>
          </w:pPr>
        </w:pPrChange>
      </w:pPr>
      <w:r>
        <w:rPr>
          <w:rFonts w:cs="Arial"/>
        </w:rPr>
        <w:t>Poprawka widoków dla kierowców</w:t>
      </w:r>
    </w:p>
    <w:p w14:paraId="2A01A00B" w14:textId="77777777" w:rsidR="0072114A" w:rsidRDefault="00A31E1C">
      <w:pPr>
        <w:numPr>
          <w:ilvl w:val="0"/>
          <w:numId w:val="27"/>
        </w:numPr>
        <w:spacing w:line="360" w:lineRule="auto"/>
        <w:jc w:val="both"/>
        <w:rPr>
          <w:rFonts w:cs="Arial"/>
        </w:rPr>
        <w:pPrChange w:id="1904" w:author="aich" w:date="2014-12-08T06:13:00Z">
          <w:pPr>
            <w:numPr>
              <w:numId w:val="27"/>
            </w:numPr>
            <w:spacing w:line="360" w:lineRule="auto"/>
            <w:ind w:left="720" w:hanging="360"/>
          </w:pPr>
        </w:pPrChange>
      </w:pPr>
      <w:r>
        <w:rPr>
          <w:rFonts w:cs="Arial"/>
        </w:rPr>
        <w:t>Zmieniono sposób wyświetlania tras</w:t>
      </w:r>
    </w:p>
    <w:p w14:paraId="3321F776" w14:textId="77777777" w:rsidR="00A31E1C" w:rsidRDefault="00A31E1C">
      <w:pPr>
        <w:numPr>
          <w:ilvl w:val="0"/>
          <w:numId w:val="27"/>
        </w:numPr>
        <w:spacing w:line="360" w:lineRule="auto"/>
        <w:jc w:val="both"/>
        <w:rPr>
          <w:rFonts w:cs="Arial"/>
        </w:rPr>
        <w:pPrChange w:id="1905" w:author="aich" w:date="2014-12-08T06:13:00Z">
          <w:pPr>
            <w:numPr>
              <w:numId w:val="27"/>
            </w:numPr>
            <w:spacing w:line="360" w:lineRule="auto"/>
            <w:ind w:left="720" w:hanging="360"/>
          </w:pPr>
        </w:pPrChange>
      </w:pPr>
      <w:r>
        <w:rPr>
          <w:rFonts w:cs="Arial"/>
        </w:rPr>
        <w:t>Poprawiono widoki dla kierowców, pracownik widzi teraz w kalendarzu kiedy jego konkretny kierowca ma już wygenerowane trasy, oraz nie może wygenerować drugiej trasy dla tego samego dnia.</w:t>
      </w:r>
    </w:p>
    <w:p w14:paraId="6ABAFC36" w14:textId="77777777" w:rsidR="00A31E1C" w:rsidRDefault="00A31E1C">
      <w:pPr>
        <w:numPr>
          <w:ilvl w:val="0"/>
          <w:numId w:val="27"/>
        </w:numPr>
        <w:spacing w:line="360" w:lineRule="auto"/>
        <w:jc w:val="both"/>
        <w:rPr>
          <w:rFonts w:cs="Arial"/>
        </w:rPr>
        <w:pPrChange w:id="1906" w:author="aich" w:date="2014-12-08T06:13:00Z">
          <w:pPr>
            <w:numPr>
              <w:numId w:val="27"/>
            </w:numPr>
            <w:spacing w:line="360" w:lineRule="auto"/>
            <w:ind w:left="720" w:hanging="360"/>
          </w:pPr>
        </w:pPrChange>
      </w:pPr>
      <w:r>
        <w:rPr>
          <w:rFonts w:cs="Arial"/>
        </w:rPr>
        <w:t>Dodano obsługę wyjątków podczas generowania trasy.</w:t>
      </w:r>
    </w:p>
    <w:p w14:paraId="03D66F4B" w14:textId="77777777" w:rsidR="00D92C10" w:rsidRPr="00C74F37" w:rsidRDefault="00D92C10">
      <w:pPr>
        <w:spacing w:line="360" w:lineRule="auto"/>
        <w:jc w:val="both"/>
        <w:rPr>
          <w:rFonts w:cs="Arial"/>
        </w:rPr>
        <w:pPrChange w:id="1907" w:author="aich" w:date="2014-12-08T06:13:00Z">
          <w:pPr>
            <w:spacing w:line="360" w:lineRule="auto"/>
          </w:pPr>
        </w:pPrChange>
      </w:pPr>
    </w:p>
    <w:p w14:paraId="61A606B2" w14:textId="77777777" w:rsidR="003A0BA4" w:rsidRPr="00D92C10" w:rsidRDefault="003A0BA4">
      <w:pPr>
        <w:pStyle w:val="Nagwek3"/>
        <w:jc w:val="both"/>
        <w:pPrChange w:id="1908" w:author="aich" w:date="2014-12-08T06:13:00Z">
          <w:pPr>
            <w:numPr>
              <w:numId w:val="26"/>
            </w:numPr>
            <w:spacing w:line="360" w:lineRule="auto"/>
            <w:ind w:left="720" w:hanging="360"/>
          </w:pPr>
        </w:pPrChange>
      </w:pPr>
      <w:bookmarkStart w:id="1909" w:name="_Toc405759417"/>
      <w:r w:rsidRPr="00D92C10">
        <w:t>Zmiany w stosunku do poprzedniego wydania</w:t>
      </w:r>
      <w:bookmarkEnd w:id="1909"/>
    </w:p>
    <w:p w14:paraId="71A9B7DE" w14:textId="77777777" w:rsidR="00A31E1C" w:rsidRDefault="22B7A049">
      <w:pPr>
        <w:spacing w:line="360" w:lineRule="auto"/>
        <w:ind w:firstLine="360"/>
        <w:jc w:val="both"/>
        <w:rPr>
          <w:rFonts w:cs="Arial"/>
        </w:rPr>
        <w:pPrChange w:id="1910" w:author="aich" w:date="2014-12-08T06:13:00Z">
          <w:pPr>
            <w:spacing w:line="360" w:lineRule="auto"/>
            <w:ind w:firstLine="360"/>
          </w:pPr>
        </w:pPrChange>
      </w:pPr>
      <w:r w:rsidRPr="22B7A049">
        <w:rPr>
          <w:rFonts w:eastAsia="Arial" w:cs="Arial"/>
        </w:rPr>
        <w:t>Wypuszczono nowy prototyp systemu, wersję nazwano v0.5 jej funkcjonalność w stosunku do poprzednich wersji została wzbogacona o obsługę nowych provider’ów do generowania map. Można teraz korzystać z dostawcy macierzy odległości, jak i dostawy optymalizacji. Dodano nowy algorytm optymalizacji BruteForce jest on znacznie wolniejszy od algorytmu HeldKarp’a, ale pozwala weryfikować poprawność algorytmu. Zmianie w stosunku do poprzedniej wersji uległ również interfejs. W poprzedniej wersji systemu większość danych tabelarycznych była prezentowana bez użycia szablonów do prezentowania treści. Wprowadzono również możliwość usuwania i edycji powstałej trasy, co wcześniej nie było możliwe.</w:t>
      </w:r>
    </w:p>
    <w:p w14:paraId="0C7FCE34" w14:textId="77777777" w:rsidR="00D92C10" w:rsidRDefault="00D92C10">
      <w:pPr>
        <w:spacing w:line="360" w:lineRule="auto"/>
        <w:ind w:firstLine="360"/>
        <w:jc w:val="both"/>
        <w:rPr>
          <w:rFonts w:cs="Arial"/>
        </w:rPr>
        <w:pPrChange w:id="1911" w:author="aich" w:date="2014-12-08T06:13:00Z">
          <w:pPr>
            <w:spacing w:line="360" w:lineRule="auto"/>
            <w:ind w:firstLine="360"/>
          </w:pPr>
        </w:pPrChange>
      </w:pPr>
    </w:p>
    <w:p w14:paraId="5DC813BF" w14:textId="77777777" w:rsidR="003A0BA4" w:rsidRPr="00D92C10" w:rsidRDefault="003A0BA4">
      <w:pPr>
        <w:pStyle w:val="Nagwek3"/>
        <w:jc w:val="both"/>
        <w:pPrChange w:id="1912" w:author="aich" w:date="2014-12-08T06:13:00Z">
          <w:pPr>
            <w:numPr>
              <w:numId w:val="26"/>
            </w:numPr>
            <w:spacing w:line="360" w:lineRule="auto"/>
            <w:ind w:left="720" w:hanging="360"/>
          </w:pPr>
        </w:pPrChange>
      </w:pPr>
      <w:bookmarkStart w:id="1913" w:name="_Toc405759418"/>
      <w:r w:rsidRPr="00D92C10">
        <w:lastRenderedPageBreak/>
        <w:t>Wymagania na środowisko i instrukcja uruchomienia</w:t>
      </w:r>
      <w:bookmarkEnd w:id="1913"/>
    </w:p>
    <w:p w14:paraId="7D3DF744" w14:textId="340B5B37" w:rsidR="00A31E1C" w:rsidRDefault="22B7A049">
      <w:pPr>
        <w:spacing w:line="360" w:lineRule="auto"/>
        <w:ind w:firstLine="360"/>
        <w:jc w:val="both"/>
        <w:rPr>
          <w:rFonts w:cs="Arial"/>
        </w:rPr>
        <w:pPrChange w:id="1914" w:author="aich" w:date="2014-12-08T06:13:00Z">
          <w:pPr>
            <w:spacing w:line="360" w:lineRule="auto"/>
            <w:ind w:firstLine="360"/>
          </w:pPr>
        </w:pPrChange>
      </w:pPr>
      <w:r w:rsidRPr="22B7A049">
        <w:rPr>
          <w:rFonts w:eastAsia="Arial" w:cs="Arial"/>
        </w:rPr>
        <w:t>W celu uruchomienia programu w obecnej postaci konieczne jest posiadanie środowiska programistycznego Visual Studio 2013 i kompilacja projektu. Wymagane jest również zainstalowanie .NET Framework w wersji 4.5 lub wyższej aby posiadać odpowiednich narzędzia do uruchomienia programu. Aktualny system pracuje na bazie danych MS SQL Server</w:t>
      </w:r>
      <w:ins w:id="1915" w:author="Speedziarz" w:date="2014-12-08T03:33:00Z">
        <w:r w:rsidR="00CF120A">
          <w:rPr>
            <w:rFonts w:eastAsia="Arial" w:cs="Arial"/>
          </w:rPr>
          <w:t xml:space="preserve">, </w:t>
        </w:r>
      </w:ins>
      <w:del w:id="1916" w:author="Speedziarz" w:date="2014-12-08T03:33:00Z">
        <w:r w:rsidRPr="22B7A049" w:rsidDel="00CF120A">
          <w:rPr>
            <w:rFonts w:eastAsia="Arial" w:cs="Arial"/>
          </w:rPr>
          <w:delText xml:space="preserve"> </w:delText>
        </w:r>
      </w:del>
      <w:r w:rsidRPr="22B7A049">
        <w:rPr>
          <w:rFonts w:eastAsia="Arial" w:cs="Arial"/>
        </w:rPr>
        <w:t>która jest wbudowana w Visual Studio 2013 Potrzebne są również pakiety EF oraz jQueryUI</w:t>
      </w:r>
      <w:ins w:id="1917" w:author="Speedziarz" w:date="2014-12-08T03:33:00Z">
        <w:r w:rsidR="00CF120A">
          <w:rPr>
            <w:rFonts w:eastAsia="Arial" w:cs="Arial"/>
          </w:rPr>
          <w:t xml:space="preserve">, </w:t>
        </w:r>
      </w:ins>
      <w:del w:id="1918" w:author="Speedziarz" w:date="2014-12-08T03:33:00Z">
        <w:r w:rsidRPr="22B7A049" w:rsidDel="00CF120A">
          <w:rPr>
            <w:rFonts w:eastAsia="Arial" w:cs="Arial"/>
          </w:rPr>
          <w:delText xml:space="preserve"> </w:delText>
        </w:r>
      </w:del>
      <w:r w:rsidRPr="22B7A049">
        <w:rPr>
          <w:rFonts w:eastAsia="Arial" w:cs="Arial"/>
        </w:rPr>
        <w:t>które można pobrać przy pomocy NuGet Package Manager, który jest domyślnie zainstalowany w używanym IDE.</w:t>
      </w:r>
    </w:p>
    <w:p w14:paraId="304264ED" w14:textId="77777777" w:rsidR="00A31E1C" w:rsidRDefault="22B7A049">
      <w:pPr>
        <w:spacing w:line="360" w:lineRule="auto"/>
        <w:ind w:firstLine="360"/>
        <w:jc w:val="both"/>
        <w:rPr>
          <w:rFonts w:cs="Arial"/>
        </w:rPr>
        <w:pPrChange w:id="1919" w:author="aich" w:date="2014-12-08T06:13:00Z">
          <w:pPr>
            <w:spacing w:line="360" w:lineRule="auto"/>
            <w:ind w:firstLine="360"/>
          </w:pPr>
        </w:pPrChange>
      </w:pPr>
      <w:r w:rsidRPr="22B7A049">
        <w:rPr>
          <w:rFonts w:eastAsia="Arial" w:cs="Arial"/>
        </w:rPr>
        <w:t>Docelowa wersja systemu będzie aplikacja webowa, ogólne wymagania opisane w poprzednim punkcie będą więc dotyczyły serwera/chmury na którym docelowo zostanie umieszczona aplikacja. Wymagania odnośnie użytkownika będą wymagały posiadania aktualnej przeglądarki internetowej dowolnego dostawcy.</w:t>
      </w:r>
    </w:p>
    <w:p w14:paraId="46644C18" w14:textId="77777777" w:rsidR="00A31E1C" w:rsidRDefault="00A31E1C">
      <w:pPr>
        <w:spacing w:line="360" w:lineRule="auto"/>
        <w:jc w:val="both"/>
        <w:rPr>
          <w:rFonts w:cs="Arial"/>
        </w:rPr>
        <w:pPrChange w:id="1920" w:author="aich" w:date="2014-12-08T06:13:00Z">
          <w:pPr>
            <w:spacing w:line="360" w:lineRule="auto"/>
          </w:pPr>
        </w:pPrChange>
      </w:pPr>
    </w:p>
    <w:p w14:paraId="3A15ACB9" w14:textId="77777777" w:rsidR="00D92C10" w:rsidRPr="00D92C10" w:rsidRDefault="003A0BA4">
      <w:pPr>
        <w:pStyle w:val="Nagwek3"/>
        <w:jc w:val="both"/>
        <w:pPrChange w:id="1921" w:author="aich" w:date="2014-12-08T06:13:00Z">
          <w:pPr>
            <w:numPr>
              <w:numId w:val="26"/>
            </w:numPr>
            <w:spacing w:line="360" w:lineRule="auto"/>
            <w:ind w:left="720" w:hanging="360"/>
          </w:pPr>
        </w:pPrChange>
      </w:pPr>
      <w:bookmarkStart w:id="1922" w:name="_Toc405759419"/>
      <w:r w:rsidRPr="00D92C10">
        <w:t>Instrukcja użytkow</w:t>
      </w:r>
      <w:r w:rsidR="00463509" w:rsidRPr="00D92C10">
        <w:t>ania</w:t>
      </w:r>
      <w:bookmarkEnd w:id="1922"/>
    </w:p>
    <w:p w14:paraId="00018B89" w14:textId="58F65672" w:rsidR="008D3C83" w:rsidRDefault="22B7A049">
      <w:pPr>
        <w:spacing w:line="360" w:lineRule="auto"/>
        <w:jc w:val="both"/>
        <w:rPr>
          <w:ins w:id="1923" w:author="Speedziarz" w:date="2014-12-07T23:44:00Z"/>
          <w:rFonts w:eastAsia="Arial" w:cs="Arial"/>
        </w:rPr>
        <w:pPrChange w:id="1924" w:author="aich" w:date="2014-12-08T06:13:00Z">
          <w:pPr>
            <w:spacing w:line="360" w:lineRule="auto"/>
          </w:pPr>
        </w:pPrChange>
      </w:pPr>
      <w:r w:rsidRPr="22B7A049">
        <w:rPr>
          <w:rFonts w:eastAsia="Arial" w:cs="Arial"/>
        </w:rPr>
        <w:t>W celu edycji algorytmu dla danej trasy musimy wykonać następujące czynności. Logujemy się do systemu, musimy posiadać uprawnienia pracownika i mieć przypisanego do siebie przynajmniej jednego kierowcę. Wchodzimy w zakładkę "Twoi kierowcy"</w:t>
      </w:r>
      <w:ins w:id="1925" w:author="Speedziarz" w:date="2014-12-08T03:32:00Z">
        <w:r w:rsidR="00CF120A">
          <w:rPr>
            <w:rFonts w:eastAsia="Arial" w:cs="Arial"/>
          </w:rPr>
          <w:t xml:space="preserve">, </w:t>
        </w:r>
      </w:ins>
      <w:del w:id="1926" w:author="Speedziarz" w:date="2014-12-08T03:32:00Z">
        <w:r w:rsidRPr="22B7A049" w:rsidDel="00CF120A">
          <w:rPr>
            <w:rFonts w:eastAsia="Arial" w:cs="Arial"/>
          </w:rPr>
          <w:delText xml:space="preserve"> </w:delText>
        </w:r>
      </w:del>
      <w:r w:rsidRPr="22B7A049">
        <w:rPr>
          <w:rFonts w:eastAsia="Arial" w:cs="Arial"/>
        </w:rPr>
        <w:t>która znajduje się na górnej belce systemu. Następnie przechodzimy do kalendarza wybranego kierowcy. W kalendarzu mamy wyróżnione pola, jedno z nich podświetlone na biało to aktualny dzień, możemy również zaznaczyć konkretny dzień i on zostanie również podświetlony na biało. Numery dni kalendarza podświetlone na czarno oznaczają dni dla których została wygenerowana trasa dzienna. Wybieramy „wolny” dzień i klikamy „Generuj trasę dzienną”. Gdy jesteśmy w oknie generowania trasy dziennej przechodzimy na sam dół formularza, mamy tam do wyboru pole – „Algoryrm optymalizacji” dla którego możemy wybrać opcję: HeldKarp lub BruteForce. Dodano również nowe kryterium optymalizacji – w obecnej wersji systemu trasę można optymalizować zarówno po długości jak i po czasie przejazdu sugerowanym przez wybranego dostawcę.</w:t>
      </w:r>
    </w:p>
    <w:p w14:paraId="3F1F78CF" w14:textId="5652A87C" w:rsidR="00837899" w:rsidRPr="009521B7" w:rsidRDefault="22B7A049">
      <w:pPr>
        <w:pStyle w:val="Nagwek1"/>
        <w:rPr>
          <w:rStyle w:val="Nagwek1Znak"/>
          <w:rFonts w:eastAsia="Arial"/>
          <w:b/>
          <w:rPrChange w:id="1927" w:author="Speedziarz" w:date="2014-12-08T13:46:00Z">
            <w:rPr>
              <w:rFonts w:cs="Arial"/>
              <w:b/>
              <w:sz w:val="36"/>
              <w:szCs w:val="36"/>
              <w:u w:val="single"/>
            </w:rPr>
          </w:rPrChange>
        </w:rPr>
        <w:pPrChange w:id="1928" w:author="Speedziarz" w:date="2014-12-08T13:46:00Z">
          <w:pPr>
            <w:spacing w:line="360" w:lineRule="auto"/>
          </w:pPr>
        </w:pPrChange>
      </w:pPr>
      <w:del w:id="1929" w:author="Speedziarz" w:date="2014-12-07T23:11:00Z">
        <w:r w:rsidRPr="00221B26" w:rsidDel="00837899">
          <w:rPr>
            <w:rFonts w:eastAsia="Arial"/>
          </w:rPr>
          <w:delText xml:space="preserve"> </w:delText>
        </w:r>
        <w:r w:rsidR="00D92C10" w:rsidRPr="009521B7" w:rsidDel="00837899">
          <w:rPr>
            <w:rFonts w:eastAsia="Arial"/>
            <w:rPrChange w:id="1930" w:author="Speedziarz" w:date="2014-12-08T13:46:00Z">
              <w:rPr>
                <w:rFonts w:eastAsia="Arial" w:cs="Arial"/>
              </w:rPr>
            </w:rPrChange>
          </w:rPr>
          <w:br w:type="page"/>
        </w:r>
      </w:del>
      <w:bookmarkStart w:id="1931" w:name="_Toc405759420"/>
      <w:del w:id="1932" w:author="Speedziarz" w:date="2014-12-07T23:10:00Z">
        <w:r w:rsidRPr="009521B7" w:rsidDel="00837899">
          <w:rPr>
            <w:rStyle w:val="Nagwek1Znak"/>
            <w:rFonts w:eastAsia="Arial"/>
            <w:rPrChange w:id="1933" w:author="Speedziarz" w:date="2014-12-08T13:46:00Z">
              <w:rPr>
                <w:rFonts w:eastAsia="Arial" w:cs="Arial"/>
                <w:b/>
                <w:bCs/>
                <w:szCs w:val="36"/>
                <w:u w:val="single"/>
              </w:rPr>
            </w:rPrChange>
          </w:rPr>
          <w:delText xml:space="preserve">4. </w:delText>
        </w:r>
      </w:del>
      <w:r w:rsidRPr="009521B7">
        <w:rPr>
          <w:rStyle w:val="Nagwek1Znak"/>
          <w:rFonts w:eastAsia="Arial"/>
          <w:rPrChange w:id="1934" w:author="Speedziarz" w:date="2014-12-08T13:46:00Z">
            <w:rPr>
              <w:rFonts w:eastAsia="Arial" w:cs="Arial"/>
              <w:b/>
              <w:bCs/>
              <w:szCs w:val="36"/>
              <w:u w:val="single"/>
            </w:rPr>
          </w:rPrChange>
        </w:rPr>
        <w:t>Słownik pojęć i skrótów</w:t>
      </w:r>
      <w:bookmarkEnd w:id="1931"/>
    </w:p>
    <w:p w14:paraId="0CEB248B" w14:textId="77777777" w:rsidR="00640C18" w:rsidRDefault="00640C18">
      <w:pPr>
        <w:numPr>
          <w:ilvl w:val="0"/>
          <w:numId w:val="28"/>
        </w:numPr>
        <w:spacing w:line="360" w:lineRule="auto"/>
        <w:jc w:val="both"/>
        <w:rPr>
          <w:rFonts w:cs="Arial"/>
        </w:rPr>
        <w:pPrChange w:id="1935" w:author="aich" w:date="2014-12-08T06:13:00Z">
          <w:pPr>
            <w:numPr>
              <w:numId w:val="28"/>
            </w:numPr>
            <w:spacing w:line="360" w:lineRule="auto"/>
            <w:ind w:left="720" w:hanging="360"/>
          </w:pPr>
        </w:pPrChange>
      </w:pPr>
      <w:r>
        <w:rPr>
          <w:rFonts w:cs="Arial"/>
        </w:rPr>
        <w:t>EF – Entity Framework – ORM wykorzystywany w systemie</w:t>
      </w:r>
    </w:p>
    <w:p w14:paraId="28EDFB2E" w14:textId="77777777" w:rsidR="00640C18" w:rsidRPr="00640C18" w:rsidRDefault="00640C18">
      <w:pPr>
        <w:numPr>
          <w:ilvl w:val="0"/>
          <w:numId w:val="28"/>
        </w:numPr>
        <w:spacing w:line="360" w:lineRule="auto"/>
        <w:jc w:val="both"/>
        <w:rPr>
          <w:rFonts w:cs="Arial"/>
          <w:lang w:val="en-US"/>
        </w:rPr>
        <w:pPrChange w:id="1936" w:author="aich" w:date="2014-12-08T06:13:00Z">
          <w:pPr>
            <w:numPr>
              <w:numId w:val="28"/>
            </w:numPr>
            <w:spacing w:line="360" w:lineRule="auto"/>
            <w:ind w:left="720" w:hanging="360"/>
          </w:pPr>
        </w:pPrChange>
      </w:pPr>
      <w:r w:rsidRPr="00640C18">
        <w:rPr>
          <w:rFonts w:cs="Arial"/>
          <w:lang w:val="en-US"/>
        </w:rPr>
        <w:t xml:space="preserve">IDE - </w:t>
      </w:r>
      <w:r w:rsidRPr="00640C18">
        <w:rPr>
          <w:rStyle w:val="Uwydatnienie"/>
          <w:rFonts w:cs="Arial"/>
          <w:bCs/>
          <w:i w:val="0"/>
          <w:iCs w:val="0"/>
          <w:shd w:val="clear" w:color="auto" w:fill="FFFFFF"/>
          <w:lang w:val="en-US"/>
        </w:rPr>
        <w:t xml:space="preserve">Integrated Development Environment – </w:t>
      </w:r>
      <w:r w:rsidRPr="00640C18">
        <w:rPr>
          <w:rFonts w:cs="Arial"/>
          <w:shd w:val="clear" w:color="auto" w:fill="FFFFFF"/>
        </w:rPr>
        <w:t>Zintegrowane środowisko programistyczne</w:t>
      </w:r>
    </w:p>
    <w:p w14:paraId="4EA1DE85" w14:textId="31B41B67" w:rsidR="00640C18" w:rsidRPr="008D3C83" w:rsidRDefault="00640C18">
      <w:pPr>
        <w:numPr>
          <w:ilvl w:val="0"/>
          <w:numId w:val="28"/>
        </w:numPr>
        <w:spacing w:line="360" w:lineRule="auto"/>
        <w:jc w:val="both"/>
        <w:rPr>
          <w:rFonts w:cs="Arial"/>
          <w:rPrChange w:id="1937" w:author="Speedziarz" w:date="2014-12-07T23:45:00Z">
            <w:rPr>
              <w:rFonts w:cs="Arial"/>
              <w:lang w:val="en-US"/>
            </w:rPr>
          </w:rPrChange>
        </w:rPr>
        <w:pPrChange w:id="1938" w:author="aich" w:date="2014-12-08T06:13:00Z">
          <w:pPr>
            <w:numPr>
              <w:numId w:val="28"/>
            </w:numPr>
            <w:spacing w:line="360" w:lineRule="auto"/>
            <w:ind w:left="720" w:hanging="360"/>
          </w:pPr>
        </w:pPrChange>
      </w:pPr>
      <w:r>
        <w:rPr>
          <w:rFonts w:cs="Arial"/>
          <w:shd w:val="clear" w:color="auto" w:fill="FFFFFF"/>
        </w:rPr>
        <w:t xml:space="preserve">RGA – nazwa </w:t>
      </w:r>
      <w:del w:id="1939" w:author="Speedziarz" w:date="2014-12-07T23:45:00Z">
        <w:r w:rsidDel="008D3C83">
          <w:rPr>
            <w:rFonts w:cs="Arial"/>
            <w:shd w:val="clear" w:color="auto" w:fill="FFFFFF"/>
          </w:rPr>
          <w:delText>własnego algorytmu optymalizacji</w:delText>
        </w:r>
      </w:del>
      <w:ins w:id="1940" w:author="Speedziarz" w:date="2014-12-07T23:45:00Z">
        <w:r w:rsidR="008D3C83">
          <w:rPr>
            <w:rFonts w:cs="Arial"/>
            <w:shd w:val="clear" w:color="auto" w:fill="FFFFFF"/>
          </w:rPr>
          <w:t>aplikacji (skrót od Route Generation Assistant)</w:t>
        </w:r>
      </w:ins>
    </w:p>
    <w:p w14:paraId="72BA3ECC" w14:textId="77777777" w:rsidR="00640C18" w:rsidRPr="00473B51" w:rsidRDefault="00640C18">
      <w:pPr>
        <w:pStyle w:val="Nagwek1"/>
        <w:jc w:val="both"/>
        <w:pPrChange w:id="1941" w:author="aich" w:date="2014-12-08T06:13:00Z">
          <w:pPr>
            <w:spacing w:line="360" w:lineRule="auto"/>
          </w:pPr>
        </w:pPrChange>
      </w:pPr>
      <w:bookmarkStart w:id="1942" w:name="_Toc405759421"/>
      <w:del w:id="1943" w:author="Speedziarz" w:date="2014-12-07T23:10:00Z">
        <w:r w:rsidRPr="004B6075" w:rsidDel="000E6578">
          <w:delText xml:space="preserve">5. </w:delText>
        </w:r>
      </w:del>
      <w:r w:rsidRPr="00C8048B">
        <w:t>Bibliografia</w:t>
      </w:r>
      <w:bookmarkEnd w:id="1942"/>
    </w:p>
    <w:p w14:paraId="4F63EA78" w14:textId="77777777" w:rsidR="00E83991" w:rsidRPr="00E05CCD" w:rsidRDefault="00E83991">
      <w:pPr>
        <w:numPr>
          <w:ilvl w:val="0"/>
          <w:numId w:val="37"/>
        </w:numPr>
        <w:spacing w:line="360" w:lineRule="auto"/>
        <w:jc w:val="both"/>
        <w:rPr>
          <w:rFonts w:cs="Arial"/>
        </w:rPr>
        <w:pPrChange w:id="1944" w:author="aich" w:date="2014-12-08T06:13:00Z">
          <w:pPr>
            <w:numPr>
              <w:numId w:val="37"/>
            </w:numPr>
            <w:spacing w:line="360" w:lineRule="auto"/>
            <w:ind w:left="720" w:hanging="360"/>
          </w:pPr>
        </w:pPrChange>
      </w:pPr>
      <w:r w:rsidRPr="00E05CCD">
        <w:rPr>
          <w:rStyle w:val="apple-converted-space"/>
          <w:rFonts w:cs="Arial"/>
          <w:shd w:val="clear" w:color="auto" w:fill="FFFFFF"/>
        </w:rPr>
        <w:t> </w:t>
      </w:r>
      <w:r w:rsidRPr="00E05CCD">
        <w:rPr>
          <w:rFonts w:cs="Arial"/>
          <w:shd w:val="clear" w:color="auto" w:fill="FFFFFF"/>
        </w:rPr>
        <w:t>K. Schwaber, J. Sutherland, The Scrum Guide, Przewodnik po Scrumie: Reguły Gry, Scrum.org, 2013</w:t>
      </w:r>
    </w:p>
    <w:p w14:paraId="3CF69C2C" w14:textId="77777777" w:rsidR="00E05CCD" w:rsidRPr="00E05CCD" w:rsidRDefault="00E05CCD">
      <w:pPr>
        <w:numPr>
          <w:ilvl w:val="0"/>
          <w:numId w:val="37"/>
        </w:numPr>
        <w:spacing w:line="360" w:lineRule="auto"/>
        <w:jc w:val="both"/>
        <w:rPr>
          <w:rFonts w:cs="Arial"/>
        </w:rPr>
        <w:pPrChange w:id="1945" w:author="aich" w:date="2014-12-08T06:13:00Z">
          <w:pPr>
            <w:numPr>
              <w:numId w:val="37"/>
            </w:numPr>
            <w:spacing w:line="360" w:lineRule="auto"/>
            <w:ind w:left="720" w:hanging="360"/>
          </w:pPr>
        </w:pPrChange>
      </w:pPr>
      <w:r w:rsidRPr="22B7A049">
        <w:rPr>
          <w:rFonts w:eastAsia="Arial" w:cs="Arial"/>
          <w:shd w:val="clear" w:color="auto" w:fill="FFFFFF"/>
        </w:rPr>
        <w:t>Dokumentacja API systemów map online</w:t>
      </w:r>
    </w:p>
    <w:p w14:paraId="528CBAD1" w14:textId="77777777" w:rsidR="22B7A049" w:rsidRDefault="00CE1514">
      <w:pPr>
        <w:numPr>
          <w:ilvl w:val="0"/>
          <w:numId w:val="37"/>
        </w:numPr>
        <w:spacing w:line="360" w:lineRule="auto"/>
        <w:jc w:val="both"/>
        <w:pPrChange w:id="1946" w:author="aich" w:date="2014-12-08T06:13:00Z">
          <w:pPr>
            <w:numPr>
              <w:numId w:val="37"/>
            </w:numPr>
            <w:spacing w:line="360" w:lineRule="auto"/>
            <w:ind w:left="720" w:hanging="360"/>
          </w:pPr>
        </w:pPrChange>
      </w:pPr>
      <w:r>
        <w:fldChar w:fldCharType="begin"/>
      </w:r>
      <w:r>
        <w:instrText xml:space="preserve"> HYPERLINK "https://developers.google.com/maps/documentation/distancematrix/" \h </w:instrText>
      </w:r>
      <w:r>
        <w:fldChar w:fldCharType="separate"/>
      </w:r>
      <w:r w:rsidR="22B7A049" w:rsidRPr="22B7A049">
        <w:rPr>
          <w:rStyle w:val="Hipercze"/>
          <w:rFonts w:eastAsia="Arial" w:cs="Arial"/>
          <w:sz w:val="22"/>
          <w:szCs w:val="22"/>
        </w:rPr>
        <w:t>https://developers.google.com/maps/documentation/distancematrix/</w:t>
      </w:r>
      <w:r>
        <w:rPr>
          <w:rStyle w:val="Hipercze"/>
          <w:rFonts w:eastAsia="Arial" w:cs="Arial"/>
          <w:sz w:val="22"/>
          <w:szCs w:val="22"/>
        </w:rPr>
        <w:fldChar w:fldCharType="end"/>
      </w:r>
    </w:p>
    <w:p w14:paraId="1936CA83" w14:textId="77777777" w:rsidR="22B7A049" w:rsidRDefault="00CE1514">
      <w:pPr>
        <w:numPr>
          <w:ilvl w:val="0"/>
          <w:numId w:val="37"/>
        </w:numPr>
        <w:spacing w:line="360" w:lineRule="auto"/>
        <w:jc w:val="both"/>
        <w:pPrChange w:id="1947" w:author="aich" w:date="2014-12-08T06:13:00Z">
          <w:pPr>
            <w:numPr>
              <w:numId w:val="37"/>
            </w:numPr>
            <w:spacing w:line="360" w:lineRule="auto"/>
            <w:ind w:left="720" w:hanging="360"/>
          </w:pPr>
        </w:pPrChange>
      </w:pPr>
      <w:r>
        <w:lastRenderedPageBreak/>
        <w:fldChar w:fldCharType="begin"/>
      </w:r>
      <w:r>
        <w:instrText xml:space="preserve"> HYPERLINK "https://developers.google.com/maps/documentation/directions/" \h </w:instrText>
      </w:r>
      <w:r>
        <w:fldChar w:fldCharType="separate"/>
      </w:r>
      <w:r w:rsidR="22B7A049" w:rsidRPr="22B7A049">
        <w:rPr>
          <w:rStyle w:val="Hipercze"/>
          <w:rFonts w:eastAsia="Arial" w:cs="Arial"/>
          <w:sz w:val="22"/>
          <w:szCs w:val="22"/>
        </w:rPr>
        <w:t>https://developers.google.com/maps/documentation/directions/</w:t>
      </w:r>
      <w:r>
        <w:rPr>
          <w:rStyle w:val="Hipercze"/>
          <w:rFonts w:eastAsia="Arial" w:cs="Arial"/>
          <w:sz w:val="22"/>
          <w:szCs w:val="22"/>
        </w:rPr>
        <w:fldChar w:fldCharType="end"/>
      </w:r>
    </w:p>
    <w:p w14:paraId="73EAA06E" w14:textId="77777777" w:rsidR="22B7A049" w:rsidRDefault="00CE1514">
      <w:pPr>
        <w:numPr>
          <w:ilvl w:val="0"/>
          <w:numId w:val="37"/>
        </w:numPr>
        <w:spacing w:line="360" w:lineRule="auto"/>
        <w:jc w:val="both"/>
        <w:pPrChange w:id="1948" w:author="aich" w:date="2014-12-08T06:13:00Z">
          <w:pPr>
            <w:numPr>
              <w:numId w:val="37"/>
            </w:numPr>
            <w:spacing w:line="360" w:lineRule="auto"/>
            <w:ind w:left="720" w:hanging="360"/>
          </w:pPr>
        </w:pPrChange>
      </w:pPr>
      <w:r>
        <w:fldChar w:fldCharType="begin"/>
      </w:r>
      <w:r>
        <w:instrText xml:space="preserve"> HYPERLINK "https://developers.google.com/maps/documentation/javascript/directions" \h </w:instrText>
      </w:r>
      <w:r>
        <w:fldChar w:fldCharType="separate"/>
      </w:r>
      <w:r w:rsidR="22B7A049" w:rsidRPr="22B7A049">
        <w:rPr>
          <w:rStyle w:val="Hipercze"/>
          <w:rFonts w:eastAsia="Arial" w:cs="Arial"/>
          <w:sz w:val="22"/>
          <w:szCs w:val="22"/>
        </w:rPr>
        <w:t>https://developers.google.com/maps/documentation/javascript/directions</w:t>
      </w:r>
      <w:r>
        <w:rPr>
          <w:rStyle w:val="Hipercze"/>
          <w:rFonts w:eastAsia="Arial" w:cs="Arial"/>
          <w:sz w:val="22"/>
          <w:szCs w:val="22"/>
        </w:rPr>
        <w:fldChar w:fldCharType="end"/>
      </w:r>
    </w:p>
    <w:p w14:paraId="2FFA79EB" w14:textId="77777777" w:rsidR="22B7A049" w:rsidRDefault="00CE1514">
      <w:pPr>
        <w:numPr>
          <w:ilvl w:val="0"/>
          <w:numId w:val="37"/>
        </w:numPr>
        <w:spacing w:line="360" w:lineRule="auto"/>
        <w:jc w:val="both"/>
        <w:pPrChange w:id="1949" w:author="aich" w:date="2014-12-08T06:13:00Z">
          <w:pPr>
            <w:numPr>
              <w:numId w:val="37"/>
            </w:numPr>
            <w:spacing w:line="360" w:lineRule="auto"/>
            <w:ind w:left="720" w:hanging="360"/>
          </w:pPr>
        </w:pPrChange>
      </w:pPr>
      <w:r>
        <w:fldChar w:fldCharType="begin"/>
      </w:r>
      <w:r>
        <w:instrText xml:space="preserve"> HYPERLINK "http://www.mapquestapi.com/directions/" \h </w:instrText>
      </w:r>
      <w:r>
        <w:fldChar w:fldCharType="separate"/>
      </w:r>
      <w:r w:rsidR="22B7A049" w:rsidRPr="22B7A049">
        <w:rPr>
          <w:rStyle w:val="Hipercze"/>
          <w:rFonts w:eastAsia="Arial" w:cs="Arial"/>
          <w:sz w:val="22"/>
          <w:szCs w:val="22"/>
        </w:rPr>
        <w:t>http://www.mapquestapi.com/directions/</w:t>
      </w:r>
      <w:r>
        <w:rPr>
          <w:rStyle w:val="Hipercze"/>
          <w:rFonts w:eastAsia="Arial" w:cs="Arial"/>
          <w:sz w:val="22"/>
          <w:szCs w:val="22"/>
        </w:rPr>
        <w:fldChar w:fldCharType="end"/>
      </w:r>
    </w:p>
    <w:p w14:paraId="0322394A" w14:textId="77777777" w:rsidR="22B7A049" w:rsidRDefault="00CE1514">
      <w:pPr>
        <w:numPr>
          <w:ilvl w:val="0"/>
          <w:numId w:val="37"/>
        </w:numPr>
        <w:spacing w:line="360" w:lineRule="auto"/>
        <w:jc w:val="both"/>
        <w:pPrChange w:id="1950" w:author="aich" w:date="2014-12-08T06:13:00Z">
          <w:pPr>
            <w:numPr>
              <w:numId w:val="37"/>
            </w:numPr>
            <w:spacing w:line="360" w:lineRule="auto"/>
            <w:ind w:left="720" w:hanging="360"/>
          </w:pPr>
        </w:pPrChange>
      </w:pPr>
      <w:r>
        <w:fldChar w:fldCharType="begin"/>
      </w:r>
      <w:r>
        <w:instrText xml:space="preserve"> HYPERLINK "http://www.codeproject.com/Articles/762581/Held-Karp-algorithm-implementation-in-Csharp" \h </w:instrText>
      </w:r>
      <w:r>
        <w:fldChar w:fldCharType="separate"/>
      </w:r>
      <w:r w:rsidR="22B7A049" w:rsidRPr="22B7A049">
        <w:rPr>
          <w:rStyle w:val="Hipercze"/>
          <w:rFonts w:eastAsia="Arial" w:cs="Arial"/>
          <w:sz w:val="22"/>
          <w:szCs w:val="22"/>
        </w:rPr>
        <w:t>http://www.codeproject.com/Articles/762581/Held-Karp-algorithm-implementation-in-Csharp</w:t>
      </w:r>
      <w:r>
        <w:rPr>
          <w:rStyle w:val="Hipercze"/>
          <w:rFonts w:eastAsia="Arial" w:cs="Arial"/>
          <w:sz w:val="22"/>
          <w:szCs w:val="22"/>
        </w:rPr>
        <w:fldChar w:fldCharType="end"/>
      </w:r>
    </w:p>
    <w:p w14:paraId="29020526" w14:textId="77777777" w:rsidR="22B7A049" w:rsidRDefault="00CE1514">
      <w:pPr>
        <w:numPr>
          <w:ilvl w:val="0"/>
          <w:numId w:val="37"/>
        </w:numPr>
        <w:spacing w:line="360" w:lineRule="auto"/>
        <w:jc w:val="both"/>
        <w:pPrChange w:id="1951" w:author="aich" w:date="2014-12-08T06:13:00Z">
          <w:pPr>
            <w:numPr>
              <w:numId w:val="37"/>
            </w:numPr>
            <w:spacing w:line="360" w:lineRule="auto"/>
            <w:ind w:left="720" w:hanging="360"/>
          </w:pPr>
        </w:pPrChange>
      </w:pPr>
      <w:r>
        <w:fldChar w:fldCharType="begin"/>
      </w:r>
      <w:r>
        <w:instrText xml:space="preserve"> HYPERLINK "http://en.wikipedia.org/wiki/Travelling_salesman_problem" \h </w:instrText>
      </w:r>
      <w:r>
        <w:fldChar w:fldCharType="separate"/>
      </w:r>
      <w:r w:rsidR="22B7A049" w:rsidRPr="22B7A049">
        <w:rPr>
          <w:rStyle w:val="Hipercze"/>
          <w:rFonts w:eastAsia="Arial" w:cs="Arial"/>
          <w:sz w:val="22"/>
          <w:szCs w:val="22"/>
        </w:rPr>
        <w:t>http://en.wikipedia.org/wiki/Travelling_salesman_problem</w:t>
      </w:r>
      <w:r>
        <w:rPr>
          <w:rStyle w:val="Hipercze"/>
          <w:rFonts w:eastAsia="Arial" w:cs="Arial"/>
          <w:sz w:val="22"/>
          <w:szCs w:val="22"/>
        </w:rPr>
        <w:fldChar w:fldCharType="end"/>
      </w:r>
    </w:p>
    <w:p w14:paraId="3AF22CF0" w14:textId="77777777" w:rsidR="22B7A049" w:rsidRDefault="00CE1514">
      <w:pPr>
        <w:numPr>
          <w:ilvl w:val="0"/>
          <w:numId w:val="37"/>
        </w:numPr>
        <w:spacing w:line="360" w:lineRule="auto"/>
        <w:jc w:val="both"/>
        <w:pPrChange w:id="1952" w:author="aich" w:date="2014-12-08T06:13:00Z">
          <w:pPr>
            <w:numPr>
              <w:numId w:val="37"/>
            </w:numPr>
            <w:spacing w:line="360" w:lineRule="auto"/>
            <w:ind w:left="720" w:hanging="360"/>
          </w:pPr>
        </w:pPrChange>
      </w:pPr>
      <w:r>
        <w:fldChar w:fldCharType="begin"/>
      </w:r>
      <w:r>
        <w:instrText xml:space="preserve"> HYPERLINK "http://en.wikipedia.org/wiki/Brute-force_search" \h </w:instrText>
      </w:r>
      <w:r>
        <w:fldChar w:fldCharType="separate"/>
      </w:r>
      <w:r w:rsidR="22B7A049" w:rsidRPr="22B7A049">
        <w:rPr>
          <w:rStyle w:val="Hipercze"/>
          <w:rFonts w:eastAsia="Arial" w:cs="Arial"/>
          <w:sz w:val="22"/>
          <w:szCs w:val="22"/>
        </w:rPr>
        <w:t>http://en.wikipedia.org/wiki/Brute-force_search</w:t>
      </w:r>
      <w:r>
        <w:rPr>
          <w:rStyle w:val="Hipercze"/>
          <w:rFonts w:eastAsia="Arial" w:cs="Arial"/>
          <w:sz w:val="22"/>
          <w:szCs w:val="22"/>
        </w:rPr>
        <w:fldChar w:fldCharType="end"/>
      </w:r>
    </w:p>
    <w:p w14:paraId="0C248BC0" w14:textId="77777777" w:rsidR="22B7A049" w:rsidRDefault="00CE1514">
      <w:pPr>
        <w:numPr>
          <w:ilvl w:val="0"/>
          <w:numId w:val="37"/>
        </w:numPr>
        <w:spacing w:line="360" w:lineRule="auto"/>
        <w:jc w:val="both"/>
        <w:pPrChange w:id="1953" w:author="aich" w:date="2014-12-08T06:13:00Z">
          <w:pPr>
            <w:numPr>
              <w:numId w:val="37"/>
            </w:numPr>
            <w:spacing w:line="360" w:lineRule="auto"/>
            <w:ind w:left="720" w:hanging="360"/>
          </w:pPr>
        </w:pPrChange>
      </w:pPr>
      <w:r>
        <w:fldChar w:fldCharType="begin"/>
      </w:r>
      <w:r>
        <w:instrText xml:space="preserve"> HYPERLINK "http://stackoverflow.com/questions/18348956/how-does-google-maps´-optimizewaypoints-solve-travelling-salesmen" \h </w:instrText>
      </w:r>
      <w:r>
        <w:fldChar w:fldCharType="separate"/>
      </w:r>
      <w:r w:rsidR="22B7A049" w:rsidRPr="22B7A049">
        <w:rPr>
          <w:rStyle w:val="Hipercze"/>
          <w:rFonts w:eastAsia="Arial" w:cs="Arial"/>
          <w:sz w:val="22"/>
          <w:szCs w:val="22"/>
        </w:rPr>
        <w:t>http://stackoverflow.com/questions/18348956/how-does-google-maps´-optimizewaypoints-solve-travelling-salesmen</w:t>
      </w:r>
      <w:r>
        <w:rPr>
          <w:rStyle w:val="Hipercze"/>
          <w:rFonts w:eastAsia="Arial" w:cs="Arial"/>
          <w:sz w:val="22"/>
          <w:szCs w:val="22"/>
        </w:rPr>
        <w:fldChar w:fldCharType="end"/>
      </w:r>
    </w:p>
    <w:p w14:paraId="17565A5C" w14:textId="77777777" w:rsidR="22B7A049" w:rsidRDefault="00CE1514">
      <w:pPr>
        <w:numPr>
          <w:ilvl w:val="0"/>
          <w:numId w:val="37"/>
        </w:numPr>
        <w:spacing w:line="360" w:lineRule="auto"/>
        <w:jc w:val="both"/>
        <w:pPrChange w:id="1954" w:author="aich" w:date="2014-12-08T06:13:00Z">
          <w:pPr>
            <w:numPr>
              <w:numId w:val="37"/>
            </w:numPr>
            <w:spacing w:line="360" w:lineRule="auto"/>
            <w:ind w:left="720" w:hanging="360"/>
          </w:pPr>
        </w:pPrChange>
      </w:pPr>
      <w:r>
        <w:fldChar w:fldCharType="begin"/>
      </w:r>
      <w:r>
        <w:instrText xml:space="preserve"> HYPERLINK "https://plus.google.com/+ResearchatGoogle/posts/fcDYLZjHnRj" \h </w:instrText>
      </w:r>
      <w:r>
        <w:fldChar w:fldCharType="separate"/>
      </w:r>
      <w:r w:rsidR="22B7A049" w:rsidRPr="22B7A049">
        <w:rPr>
          <w:rStyle w:val="Hipercze"/>
          <w:rFonts w:eastAsia="Arial" w:cs="Arial"/>
          <w:sz w:val="22"/>
          <w:szCs w:val="22"/>
        </w:rPr>
        <w:t>https://plus.google.com/+ResearchatGoogle/posts/fcDYLZjHnRj</w:t>
      </w:r>
      <w:r>
        <w:rPr>
          <w:rStyle w:val="Hipercze"/>
          <w:rFonts w:eastAsia="Arial" w:cs="Arial"/>
          <w:sz w:val="22"/>
          <w:szCs w:val="22"/>
        </w:rPr>
        <w:fldChar w:fldCharType="end"/>
      </w:r>
    </w:p>
    <w:p w14:paraId="6536A9B4" w14:textId="77777777" w:rsidR="22B7A049" w:rsidRDefault="00CE1514">
      <w:pPr>
        <w:numPr>
          <w:ilvl w:val="0"/>
          <w:numId w:val="37"/>
        </w:numPr>
        <w:spacing w:line="360" w:lineRule="auto"/>
        <w:jc w:val="both"/>
        <w:pPrChange w:id="1955" w:author="aich" w:date="2014-12-08T06:13:00Z">
          <w:pPr>
            <w:numPr>
              <w:numId w:val="37"/>
            </w:numPr>
            <w:spacing w:line="360" w:lineRule="auto"/>
            <w:ind w:left="720" w:hanging="360"/>
          </w:pPr>
        </w:pPrChange>
      </w:pPr>
      <w:r>
        <w:fldChar w:fldCharType="begin"/>
      </w:r>
      <w:r>
        <w:instrText xml:space="preserve"> HYPERLINK "https://code.google.com/p/or-tools/source/browse/trunk/examples/cpp/tsp.cc" \h </w:instrText>
      </w:r>
      <w:r>
        <w:fldChar w:fldCharType="separate"/>
      </w:r>
      <w:r w:rsidR="22B7A049" w:rsidRPr="22B7A049">
        <w:rPr>
          <w:rStyle w:val="Hipercze"/>
          <w:rFonts w:eastAsia="Arial" w:cs="Arial"/>
          <w:sz w:val="22"/>
          <w:szCs w:val="22"/>
        </w:rPr>
        <w:t>https://code.google.com/p/or-tools/source/browse/trunk/examples/cpp/tsp.cc</w:t>
      </w:r>
      <w:r>
        <w:rPr>
          <w:rStyle w:val="Hipercze"/>
          <w:rFonts w:eastAsia="Arial" w:cs="Arial"/>
          <w:sz w:val="22"/>
          <w:szCs w:val="22"/>
        </w:rPr>
        <w:fldChar w:fldCharType="end"/>
      </w:r>
    </w:p>
    <w:p w14:paraId="7D1BD14E" w14:textId="77777777" w:rsidR="22B7A049" w:rsidRDefault="00CE1514">
      <w:pPr>
        <w:numPr>
          <w:ilvl w:val="0"/>
          <w:numId w:val="37"/>
        </w:numPr>
        <w:spacing w:line="360" w:lineRule="auto"/>
        <w:jc w:val="both"/>
        <w:pPrChange w:id="1956" w:author="aich" w:date="2014-12-08T06:13:00Z">
          <w:pPr>
            <w:numPr>
              <w:numId w:val="37"/>
            </w:numPr>
            <w:spacing w:line="360" w:lineRule="auto"/>
            <w:ind w:left="720" w:hanging="360"/>
          </w:pPr>
        </w:pPrChange>
      </w:pPr>
      <w:r>
        <w:fldChar w:fldCharType="begin"/>
      </w:r>
      <w:r>
        <w:instrText xml:space="preserve"> HYPERLINK "https://code.google.com/p/or-tools/source/browse/trunk/src/constraint_solver/routing.h" \h </w:instrText>
      </w:r>
      <w:r>
        <w:fldChar w:fldCharType="separate"/>
      </w:r>
      <w:r w:rsidR="22B7A049" w:rsidRPr="22B7A049">
        <w:rPr>
          <w:rStyle w:val="Hipercze"/>
          <w:rFonts w:eastAsia="Arial" w:cs="Arial"/>
          <w:sz w:val="22"/>
          <w:szCs w:val="22"/>
        </w:rPr>
        <w:t>https://code.google.com/p/or-tools/source/browse/trunk/src/constraint_solver/routing.h</w:t>
      </w:r>
      <w:r>
        <w:rPr>
          <w:rStyle w:val="Hipercze"/>
          <w:rFonts w:eastAsia="Arial" w:cs="Arial"/>
          <w:sz w:val="22"/>
          <w:szCs w:val="22"/>
        </w:rPr>
        <w:fldChar w:fldCharType="end"/>
      </w:r>
    </w:p>
    <w:p w14:paraId="6333BB1E" w14:textId="77777777" w:rsidR="22B7A049" w:rsidRDefault="00CE1514">
      <w:pPr>
        <w:numPr>
          <w:ilvl w:val="0"/>
          <w:numId w:val="37"/>
        </w:numPr>
        <w:spacing w:line="360" w:lineRule="auto"/>
        <w:jc w:val="both"/>
        <w:pPrChange w:id="1957" w:author="aich" w:date="2014-12-08T06:13:00Z">
          <w:pPr>
            <w:numPr>
              <w:numId w:val="37"/>
            </w:numPr>
            <w:spacing w:line="360" w:lineRule="auto"/>
            <w:ind w:left="720" w:hanging="360"/>
          </w:pPr>
        </w:pPrChange>
      </w:pPr>
      <w:r>
        <w:fldChar w:fldCharType="begin"/>
      </w:r>
      <w:r>
        <w:instrText xml:space="preserve"> HYPERLINK "http://stackoverflow.com/questions/19116578/drawing-roadmap-with-more-than-8-waypoints-using-google-directions-api-issue" \h </w:instrText>
      </w:r>
      <w:r>
        <w:fldChar w:fldCharType="separate"/>
      </w:r>
      <w:r w:rsidR="22B7A049" w:rsidRPr="22B7A049">
        <w:rPr>
          <w:rStyle w:val="Hipercze"/>
          <w:rFonts w:eastAsia="Arial" w:cs="Arial"/>
          <w:sz w:val="22"/>
          <w:szCs w:val="22"/>
        </w:rPr>
        <w:t>http://stackoverflow.com/questions/19116578/drawing-roadmap-with-more-than-8-waypoints-using-google-directions-api-issue</w:t>
      </w:r>
      <w:r>
        <w:rPr>
          <w:rStyle w:val="Hipercze"/>
          <w:rFonts w:eastAsia="Arial" w:cs="Arial"/>
          <w:sz w:val="22"/>
          <w:szCs w:val="22"/>
        </w:rPr>
        <w:fldChar w:fldCharType="end"/>
      </w:r>
    </w:p>
    <w:p w14:paraId="53067D3C" w14:textId="77777777" w:rsidR="22B7A049" w:rsidRDefault="00CE1514">
      <w:pPr>
        <w:numPr>
          <w:ilvl w:val="0"/>
          <w:numId w:val="37"/>
        </w:numPr>
        <w:spacing w:line="360" w:lineRule="auto"/>
        <w:jc w:val="both"/>
        <w:pPrChange w:id="1958" w:author="aich" w:date="2014-12-08T06:13:00Z">
          <w:pPr>
            <w:numPr>
              <w:numId w:val="37"/>
            </w:numPr>
            <w:spacing w:line="360" w:lineRule="auto"/>
            <w:ind w:left="720" w:hanging="360"/>
          </w:pPr>
        </w:pPrChange>
      </w:pPr>
      <w:r>
        <w:fldChar w:fldCharType="begin"/>
      </w:r>
      <w:r>
        <w:instrText xml:space="preserve"> HYPERLINK "http://jsfiddle.net/67tbw/28/" \h </w:instrText>
      </w:r>
      <w:r>
        <w:fldChar w:fldCharType="separate"/>
      </w:r>
      <w:r w:rsidR="22B7A049" w:rsidRPr="22B7A049">
        <w:rPr>
          <w:rStyle w:val="Hipercze"/>
          <w:rFonts w:eastAsia="Arial" w:cs="Arial"/>
          <w:sz w:val="22"/>
          <w:szCs w:val="22"/>
        </w:rPr>
        <w:t>http://jsfiddle.net/67tbw/28/</w:t>
      </w:r>
      <w:r>
        <w:rPr>
          <w:rStyle w:val="Hipercze"/>
          <w:rFonts w:eastAsia="Arial" w:cs="Arial"/>
          <w:sz w:val="22"/>
          <w:szCs w:val="22"/>
        </w:rPr>
        <w:fldChar w:fldCharType="end"/>
      </w:r>
    </w:p>
    <w:p w14:paraId="454E5F27" w14:textId="77777777" w:rsidR="22B7A049" w:rsidRDefault="00CE1514">
      <w:pPr>
        <w:numPr>
          <w:ilvl w:val="0"/>
          <w:numId w:val="37"/>
        </w:numPr>
        <w:spacing w:line="360" w:lineRule="auto"/>
        <w:jc w:val="both"/>
        <w:pPrChange w:id="1959" w:author="aich" w:date="2014-12-08T06:13:00Z">
          <w:pPr>
            <w:numPr>
              <w:numId w:val="37"/>
            </w:numPr>
            <w:spacing w:line="360" w:lineRule="auto"/>
            <w:ind w:left="720" w:hanging="360"/>
          </w:pPr>
        </w:pPrChange>
      </w:pPr>
      <w:r>
        <w:fldChar w:fldCharType="begin"/>
      </w:r>
      <w:r>
        <w:instrText xml:space="preserve"> HYPERLINK "http://blog.stevensanderson.com/2008/12/22/editing-a-variable-length-list-of-items-in-aspnet-mvc/" \h </w:instrText>
      </w:r>
      <w:r>
        <w:fldChar w:fldCharType="separate"/>
      </w:r>
      <w:r w:rsidR="22B7A049" w:rsidRPr="22B7A049">
        <w:rPr>
          <w:rStyle w:val="Hipercze"/>
          <w:rFonts w:eastAsia="Arial" w:cs="Arial"/>
          <w:sz w:val="22"/>
          <w:szCs w:val="22"/>
        </w:rPr>
        <w:t>http://blog.stevensanderson.com/2008/12/22/editing-a-variable-length-list-of-items-in-aspnet-mvc/</w:t>
      </w:r>
      <w:r>
        <w:rPr>
          <w:rStyle w:val="Hipercze"/>
          <w:rFonts w:eastAsia="Arial" w:cs="Arial"/>
          <w:sz w:val="22"/>
          <w:szCs w:val="22"/>
        </w:rPr>
        <w:fldChar w:fldCharType="end"/>
      </w:r>
    </w:p>
    <w:p w14:paraId="32EF48D4" w14:textId="77777777" w:rsidR="22B7A049" w:rsidRDefault="00CE1514">
      <w:pPr>
        <w:numPr>
          <w:ilvl w:val="0"/>
          <w:numId w:val="37"/>
        </w:numPr>
        <w:spacing w:line="360" w:lineRule="auto"/>
        <w:jc w:val="both"/>
        <w:pPrChange w:id="1960" w:author="aich" w:date="2014-12-08T06:13:00Z">
          <w:pPr>
            <w:numPr>
              <w:numId w:val="37"/>
            </w:numPr>
            <w:spacing w:line="360" w:lineRule="auto"/>
            <w:ind w:left="720" w:hanging="360"/>
          </w:pPr>
        </w:pPrChange>
      </w:pPr>
      <w:r>
        <w:fldChar w:fldCharType="begin"/>
      </w:r>
      <w:r>
        <w:instrText xml:space="preserve"> HYPERLINK "http://blog.stevensanderson.com/2010/01/28/validating-a-variable-length-list-aspnet-mvc-2-style/" \h </w:instrText>
      </w:r>
      <w:r>
        <w:fldChar w:fldCharType="separate"/>
      </w:r>
      <w:r w:rsidR="22B7A049" w:rsidRPr="22B7A049">
        <w:rPr>
          <w:rStyle w:val="Hipercze"/>
          <w:rFonts w:eastAsia="Arial" w:cs="Arial"/>
          <w:sz w:val="22"/>
          <w:szCs w:val="22"/>
        </w:rPr>
        <w:t>http://blog.stevensanderson.com/2010/01/28/validating-a-variable-length-list-aspnet-mvc-2-style/</w:t>
      </w:r>
      <w:r>
        <w:rPr>
          <w:rStyle w:val="Hipercze"/>
          <w:rFonts w:eastAsia="Arial" w:cs="Arial"/>
          <w:sz w:val="22"/>
          <w:szCs w:val="22"/>
        </w:rPr>
        <w:fldChar w:fldCharType="end"/>
      </w:r>
    </w:p>
    <w:p w14:paraId="42DCF48D" w14:textId="77777777" w:rsidR="22B7A049" w:rsidRDefault="00CE1514">
      <w:pPr>
        <w:numPr>
          <w:ilvl w:val="0"/>
          <w:numId w:val="37"/>
        </w:numPr>
        <w:spacing w:line="360" w:lineRule="auto"/>
        <w:jc w:val="both"/>
        <w:pPrChange w:id="1961" w:author="aich" w:date="2014-12-08T06:13:00Z">
          <w:pPr>
            <w:numPr>
              <w:numId w:val="37"/>
            </w:numPr>
            <w:spacing w:line="360" w:lineRule="auto"/>
            <w:ind w:left="720" w:hanging="360"/>
          </w:pPr>
        </w:pPrChange>
      </w:pPr>
      <w:r>
        <w:fldChar w:fldCharType="begin"/>
      </w:r>
      <w:r>
        <w:instrText xml:space="preserve"> HYPERLINK "http://ivanz.com/2011/06/16/editing-variable-length-reorderable-collections-in-asp-net-mvc-part-1/" \h </w:instrText>
      </w:r>
      <w:r>
        <w:fldChar w:fldCharType="separate"/>
      </w:r>
      <w:r w:rsidR="22B7A049" w:rsidRPr="22B7A049">
        <w:rPr>
          <w:rStyle w:val="Hipercze"/>
          <w:rFonts w:eastAsia="Arial" w:cs="Arial"/>
          <w:sz w:val="22"/>
          <w:szCs w:val="22"/>
        </w:rPr>
        <w:t>http://ivanz.com/2011/06/16/editing-variable-length-reorderable-collections-in-asp-net-mvc-part-1/</w:t>
      </w:r>
      <w:r>
        <w:rPr>
          <w:rStyle w:val="Hipercze"/>
          <w:rFonts w:eastAsia="Arial" w:cs="Arial"/>
          <w:sz w:val="22"/>
          <w:szCs w:val="22"/>
        </w:rPr>
        <w:fldChar w:fldCharType="end"/>
      </w:r>
    </w:p>
    <w:p w14:paraId="4D286122" w14:textId="77777777" w:rsidR="22B7A049" w:rsidRDefault="00CE1514">
      <w:pPr>
        <w:numPr>
          <w:ilvl w:val="0"/>
          <w:numId w:val="37"/>
        </w:numPr>
        <w:spacing w:line="360" w:lineRule="auto"/>
        <w:jc w:val="both"/>
        <w:pPrChange w:id="1962" w:author="aich" w:date="2014-12-08T06:13:00Z">
          <w:pPr>
            <w:numPr>
              <w:numId w:val="37"/>
            </w:numPr>
            <w:spacing w:line="360" w:lineRule="auto"/>
            <w:ind w:left="720" w:hanging="360"/>
          </w:pPr>
        </w:pPrChange>
      </w:pPr>
      <w:r>
        <w:fldChar w:fldCharType="begin"/>
      </w:r>
      <w:r>
        <w:instrText xml:space="preserve"> HYPERLINK "http://ivanz.com/2011/06/20/editing-variable-length-reorderable-collections-in-asp-net-mvc-part-2/" \h </w:instrText>
      </w:r>
      <w:r>
        <w:fldChar w:fldCharType="separate"/>
      </w:r>
      <w:r w:rsidR="22B7A049" w:rsidRPr="22B7A049">
        <w:rPr>
          <w:rStyle w:val="Hipercze"/>
          <w:rFonts w:eastAsia="Arial" w:cs="Arial"/>
          <w:sz w:val="22"/>
          <w:szCs w:val="22"/>
        </w:rPr>
        <w:t>http://ivanz.com/2011/06/20/editing-variable-length-reorderable-collections-in-asp-net-mvc-part-2/</w:t>
      </w:r>
      <w:r>
        <w:rPr>
          <w:rStyle w:val="Hipercze"/>
          <w:rFonts w:eastAsia="Arial" w:cs="Arial"/>
          <w:sz w:val="22"/>
          <w:szCs w:val="22"/>
        </w:rPr>
        <w:fldChar w:fldCharType="end"/>
      </w:r>
    </w:p>
    <w:p w14:paraId="17D37157" w14:textId="77777777" w:rsidR="22B7A049" w:rsidRDefault="00CE1514">
      <w:pPr>
        <w:numPr>
          <w:ilvl w:val="0"/>
          <w:numId w:val="37"/>
        </w:numPr>
        <w:spacing w:line="360" w:lineRule="auto"/>
        <w:jc w:val="both"/>
        <w:pPrChange w:id="1963" w:author="aich" w:date="2014-12-08T06:13:00Z">
          <w:pPr>
            <w:numPr>
              <w:numId w:val="37"/>
            </w:numPr>
            <w:spacing w:line="360" w:lineRule="auto"/>
            <w:ind w:left="720" w:hanging="360"/>
          </w:pPr>
        </w:pPrChange>
      </w:pPr>
      <w:r>
        <w:fldChar w:fldCharType="begin"/>
      </w:r>
      <w:r>
        <w:instrText xml:space="preserve"> HYPERLINK "http://ivanz.com/2011/06/29/editing-variable-length-reorderable-collections-in-asp-net-mvc-part-3/" \h </w:instrText>
      </w:r>
      <w:r>
        <w:fldChar w:fldCharType="separate"/>
      </w:r>
      <w:r w:rsidR="22B7A049" w:rsidRPr="22B7A049">
        <w:rPr>
          <w:rStyle w:val="Hipercze"/>
          <w:rFonts w:eastAsia="Arial" w:cs="Arial"/>
          <w:sz w:val="22"/>
          <w:szCs w:val="22"/>
        </w:rPr>
        <w:t>http://ivanz.com/2011/06/29/editing-variable-length-reorderable-collections-in-asp-net-mvc-part-3/</w:t>
      </w:r>
      <w:r>
        <w:rPr>
          <w:rStyle w:val="Hipercze"/>
          <w:rFonts w:eastAsia="Arial" w:cs="Arial"/>
          <w:sz w:val="22"/>
          <w:szCs w:val="22"/>
        </w:rPr>
        <w:fldChar w:fldCharType="end"/>
      </w:r>
    </w:p>
    <w:p w14:paraId="7789AC9C" w14:textId="77777777" w:rsidR="00640C18" w:rsidRPr="00097B33" w:rsidRDefault="00640C18">
      <w:pPr>
        <w:spacing w:line="360" w:lineRule="auto"/>
        <w:jc w:val="both"/>
        <w:rPr>
          <w:rFonts w:cs="Arial"/>
        </w:rPr>
        <w:pPrChange w:id="1964" w:author="aich" w:date="2014-12-08T06:13:00Z">
          <w:pPr>
            <w:spacing w:line="360" w:lineRule="auto"/>
          </w:pPr>
        </w:pPrChange>
      </w:pPr>
    </w:p>
    <w:sectPr w:rsidR="00640C18" w:rsidRPr="00097B33" w:rsidSect="009521B7">
      <w:footerReference w:type="default" r:id="rId42"/>
      <w:footerReference w:type="first" r:id="rId43"/>
      <w:pgSz w:w="11905" w:h="16837"/>
      <w:pgMar w:top="1418" w:right="1418" w:bottom="1418" w:left="1985" w:header="964" w:footer="289" w:gutter="0"/>
      <w:pgNumType w:start="1"/>
      <w:cols w:space="708"/>
      <w:docGrid w:linePitch="272"/>
      <w:sectPrChange w:id="1970" w:author="Speedziarz" w:date="2014-12-08T13:45:00Z">
        <w:sectPr w:rsidR="00640C18" w:rsidRPr="00097B33" w:rsidSect="009521B7">
          <w:pgMar w:top="964" w:right="992" w:bottom="288" w:left="1417" w:header="964" w:footer="28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1" w:author="Tomasz Gawron" w:date="2014-12-07T21:38:00Z" w:initials="TG">
    <w:p w14:paraId="160F4D42" w14:textId="77777777" w:rsidR="00221B26" w:rsidRDefault="00221B26">
      <w:pPr>
        <w:pStyle w:val="Tekstkomentarza"/>
      </w:pPr>
      <w:r>
        <w:rPr>
          <w:rStyle w:val="Odwoaniedokomentarza"/>
        </w:rPr>
        <w:annotationRef/>
      </w:r>
      <w:r>
        <w:t>Pana Milewskiego proponuję skreślić</w:t>
      </w:r>
    </w:p>
  </w:comment>
  <w:comment w:id="164" w:author="Tomasz Gawron" w:date="2014-12-07T21:38:00Z" w:initials="TG">
    <w:p w14:paraId="5D00B3ED" w14:textId="77777777" w:rsidR="00221B26" w:rsidRDefault="00221B26">
      <w:pPr>
        <w:pStyle w:val="Tekstkomentarza"/>
      </w:pPr>
      <w:r>
        <w:rPr>
          <w:rStyle w:val="Odwoaniedokomentarza"/>
        </w:rPr>
        <w:annotationRef/>
      </w:r>
      <w:r>
        <w:t>WAŻNE – w dokumentacji brakuje informacji o podziale pracy pomiędzy członków zespołu – opisu kto realizował jaką funkcjonalność</w:t>
      </w:r>
    </w:p>
  </w:comment>
  <w:comment w:id="518" w:author="Tomasz Gawron" w:date="2014-12-07T21:38:00Z" w:initials="TG">
    <w:p w14:paraId="3E69129C" w14:textId="77777777" w:rsidR="00221B26" w:rsidRDefault="00221B26">
      <w:pPr>
        <w:pStyle w:val="Tekstkomentarza"/>
      </w:pPr>
      <w:r>
        <w:rPr>
          <w:rStyle w:val="Odwoaniedokomentarza"/>
        </w:rPr>
        <w:annotationRef/>
      </w:r>
      <w:r>
        <w:t>Prosiłbym o wygenerowanie dobrze sformatowanego spisu treści</w:t>
      </w:r>
    </w:p>
  </w:comment>
  <w:comment w:id="924" w:author="Tomasz Gawron" w:date="2014-12-07T21:38:00Z" w:initials="TG">
    <w:p w14:paraId="4D8808BA" w14:textId="77777777" w:rsidR="00221B26" w:rsidRDefault="00221B26">
      <w:pPr>
        <w:pStyle w:val="Tekstkomentarza"/>
      </w:pPr>
      <w:r>
        <w:rPr>
          <w:rStyle w:val="Odwoaniedokomentarza"/>
        </w:rPr>
        <w:annotationRef/>
      </w:r>
      <w:r>
        <w:t>Uwaga ogólna – proszę o wyjustowanie pracy</w:t>
      </w:r>
    </w:p>
  </w:comment>
  <w:comment w:id="1050" w:author="Tomasz Gawron" w:date="2014-12-07T21:38:00Z" w:initials="TG">
    <w:p w14:paraId="61430A41" w14:textId="77777777" w:rsidR="00221B26" w:rsidRDefault="00221B26">
      <w:pPr>
        <w:pStyle w:val="Tekstkomentarza"/>
      </w:pPr>
      <w:r>
        <w:rPr>
          <w:rStyle w:val="Odwoaniedokomentarza"/>
        </w:rPr>
        <w:annotationRef/>
      </w:r>
      <w:r>
        <w:t>Takie było formalne wymaganie przedmiotu</w:t>
      </w:r>
    </w:p>
  </w:comment>
  <w:comment w:id="1068" w:author="Tomasz Gawron" w:date="2014-12-07T21:38:00Z" w:initials="TG">
    <w:p w14:paraId="7702D827" w14:textId="77777777" w:rsidR="00221B26" w:rsidRDefault="00221B26">
      <w:pPr>
        <w:pStyle w:val="Tekstkomentarza"/>
      </w:pPr>
      <w:r>
        <w:rPr>
          <w:rStyle w:val="Odwoaniedokomentarza"/>
        </w:rPr>
        <w:annotationRef/>
      </w:r>
      <w:r>
        <w:t>Nie pamiętam jego nazwiska</w:t>
      </w:r>
    </w:p>
  </w:comment>
  <w:comment w:id="1074" w:author="Tomasz Gawron" w:date="2014-12-07T21:38:00Z" w:initials="TG">
    <w:p w14:paraId="31DEA0A0" w14:textId="77777777" w:rsidR="00221B26" w:rsidRDefault="00221B26">
      <w:pPr>
        <w:pStyle w:val="Tekstkomentarza"/>
      </w:pPr>
      <w:r>
        <w:rPr>
          <w:rStyle w:val="Odwoaniedokomentarza"/>
        </w:rPr>
        <w:annotationRef/>
      </w:r>
      <w:r>
        <w:t>Panowie, uwaga globalna. TO jest dokumentacja projektu a nie opis Panów historii pracy. Prosiłbym o usunięcie kolokwialimów. Zamiast „musieliśmy” proszę pisać „zespół musiał”</w:t>
      </w:r>
    </w:p>
  </w:comment>
  <w:comment w:id="1083" w:author="Tomasz Gawron" w:date="2014-12-07T21:38:00Z" w:initials="TG">
    <w:p w14:paraId="3BDDB693" w14:textId="77777777" w:rsidR="00221B26" w:rsidRDefault="00221B26">
      <w:pPr>
        <w:pStyle w:val="Tekstkomentarza"/>
      </w:pPr>
      <w:r>
        <w:rPr>
          <w:rStyle w:val="Odwoaniedokomentarza"/>
        </w:rPr>
        <w:annotationRef/>
      </w:r>
      <w:r>
        <w:t>To są komentarze osobiste – prosiłbym usunąć takie fragmenty z pracy</w:t>
      </w:r>
    </w:p>
  </w:comment>
  <w:comment w:id="1098" w:author="Tomasz Gawron" w:date="2014-12-07T21:38:00Z" w:initials="TG">
    <w:p w14:paraId="3616FF9C" w14:textId="77777777" w:rsidR="00221B26" w:rsidRDefault="00221B26">
      <w:pPr>
        <w:pStyle w:val="Tekstkomentarza"/>
      </w:pPr>
      <w:r>
        <w:rPr>
          <w:rStyle w:val="Odwoaniedokomentarza"/>
        </w:rPr>
        <w:annotationRef/>
      </w:r>
      <w:r>
        <w:t>Niekorzyść zespołu</w:t>
      </w:r>
    </w:p>
  </w:comment>
  <w:comment w:id="1101" w:author="Tomasz Gawron" w:date="2014-12-07T21:38:00Z" w:initials="TG">
    <w:p w14:paraId="03277D8B" w14:textId="77777777" w:rsidR="00221B26" w:rsidRDefault="00221B26">
      <w:pPr>
        <w:pStyle w:val="Tekstkomentarza"/>
      </w:pPr>
      <w:r>
        <w:rPr>
          <w:rStyle w:val="Odwoaniedokomentarza"/>
        </w:rPr>
        <w:annotationRef/>
      </w:r>
      <w:r>
        <w:t>Analogicznie, opisują Panowie swoje uczucia – do jest dokumentacja/raport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E3D64F" w14:textId="77777777" w:rsidR="00356AD0" w:rsidRDefault="00356AD0" w:rsidP="00C91738">
      <w:r>
        <w:separator/>
      </w:r>
    </w:p>
  </w:endnote>
  <w:endnote w:type="continuationSeparator" w:id="0">
    <w:p w14:paraId="6A117F52" w14:textId="77777777" w:rsidR="00356AD0" w:rsidRDefault="00356AD0" w:rsidP="00C91738">
      <w:r>
        <w:continuationSeparator/>
      </w:r>
    </w:p>
  </w:endnote>
  <w:endnote w:type="continuationNotice" w:id="1">
    <w:p w14:paraId="2525DB90" w14:textId="77777777" w:rsidR="00356AD0" w:rsidRDefault="00356A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5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Helvetica">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9711"/>
    </w:tblGrid>
    <w:tr w:rsidR="00221B26" w14:paraId="695FBC10" w14:textId="77777777">
      <w:tc>
        <w:tcPr>
          <w:tcW w:w="9711" w:type="dxa"/>
        </w:tcPr>
        <w:p w14:paraId="5B28E4C7" w14:textId="7F79D7F3" w:rsidR="00221B26" w:rsidRDefault="00221B26">
          <w:pPr>
            <w:pStyle w:val="Stopka"/>
            <w:jc w:val="center"/>
          </w:pPr>
          <w:r>
            <w:fldChar w:fldCharType="begin"/>
          </w:r>
          <w:r>
            <w:instrText>PAGE   \* MERGEFORMAT</w:instrText>
          </w:r>
          <w:r>
            <w:fldChar w:fldCharType="separate"/>
          </w:r>
          <w:r w:rsidR="00A40CE1">
            <w:rPr>
              <w:noProof/>
            </w:rPr>
            <w:t>1</w:t>
          </w:r>
          <w:r>
            <w:fldChar w:fldCharType="end"/>
          </w:r>
        </w:p>
      </w:tc>
    </w:tr>
    <w:tr w:rsidR="00221B26" w:rsidRPr="00235F3A" w14:paraId="7B378596" w14:textId="77777777">
      <w:tc>
        <w:tcPr>
          <w:tcW w:w="9711" w:type="dxa"/>
        </w:tcPr>
        <w:p w14:paraId="5C90C9C6" w14:textId="3F9AEB99" w:rsidR="00221B26" w:rsidRDefault="00221B26">
          <w:pPr>
            <w:pStyle w:val="Stopka"/>
            <w:jc w:val="center"/>
          </w:pPr>
          <w:del w:id="423" w:author="aich" w:date="2014-12-08T01:15:00Z">
            <w:r w:rsidDel="00B93ED6">
              <w:fldChar w:fldCharType="begin"/>
            </w:r>
            <w:r w:rsidDel="00B93ED6">
              <w:delInstrText>PAGE   \* MERGEFORMAT</w:delInstrText>
            </w:r>
            <w:r w:rsidDel="00B93ED6">
              <w:fldChar w:fldCharType="separate"/>
            </w:r>
          </w:del>
          <w:r>
            <w:rPr>
              <w:noProof/>
            </w:rPr>
            <w:t>4</w:t>
          </w:r>
          <w:del w:id="424" w:author="aich" w:date="2014-12-08T01:15:00Z">
            <w:r w:rsidDel="00B93ED6">
              <w:fldChar w:fldCharType="end"/>
            </w:r>
          </w:del>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5686777"/>
      <w:docPartObj>
        <w:docPartGallery w:val="Page Numbers (Bottom of Page)"/>
        <w:docPartUnique/>
      </w:docPartObj>
    </w:sdtPr>
    <w:sdtEndPr/>
    <w:sdtContent>
      <w:p w14:paraId="1657DE76" w14:textId="77777777" w:rsidR="00221B26" w:rsidRDefault="00221B26">
        <w:pPr>
          <w:pStyle w:val="Stopka"/>
          <w:jc w:val="center"/>
        </w:pPr>
        <w:r>
          <w:fldChar w:fldCharType="begin"/>
        </w:r>
        <w:r>
          <w:instrText>PAGE   \* MERGEFORMAT</w:instrText>
        </w:r>
        <w:r>
          <w:fldChar w:fldCharType="separate"/>
        </w:r>
        <w:r>
          <w:rPr>
            <w:noProof/>
          </w:rPr>
          <w:t>1</w:t>
        </w:r>
        <w:r>
          <w:fldChar w:fldCharType="end"/>
        </w:r>
      </w:p>
    </w:sdtContent>
  </w:sdt>
  <w:p w14:paraId="411144EB" w14:textId="77777777" w:rsidR="00221B26" w:rsidRDefault="00221B26">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965" w:author="Speedziarz" w:date="2014-12-08T13:45:00Z"/>
  <w:sdt>
    <w:sdtPr>
      <w:id w:val="-137648585"/>
      <w:docPartObj>
        <w:docPartGallery w:val="Page Numbers (Bottom of Page)"/>
        <w:docPartUnique/>
      </w:docPartObj>
    </w:sdtPr>
    <w:sdtEndPr/>
    <w:sdtContent>
      <w:customXmlInsRangeEnd w:id="1965"/>
      <w:p w14:paraId="2EDAB4FF" w14:textId="4CEC468E" w:rsidR="00221B26" w:rsidRDefault="00221B26">
        <w:pPr>
          <w:pStyle w:val="Stopka"/>
          <w:jc w:val="center"/>
          <w:rPr>
            <w:ins w:id="1966" w:author="Speedziarz" w:date="2014-12-08T13:45:00Z"/>
          </w:rPr>
        </w:pPr>
        <w:ins w:id="1967" w:author="Speedziarz" w:date="2014-12-08T13:45:00Z">
          <w:r>
            <w:fldChar w:fldCharType="begin"/>
          </w:r>
          <w:r>
            <w:instrText>PAGE   \* MERGEFORMAT</w:instrText>
          </w:r>
          <w:r>
            <w:fldChar w:fldCharType="separate"/>
          </w:r>
        </w:ins>
        <w:r w:rsidR="00A40CE1">
          <w:rPr>
            <w:noProof/>
          </w:rPr>
          <w:t>48</w:t>
        </w:r>
        <w:ins w:id="1968" w:author="Speedziarz" w:date="2014-12-08T13:45:00Z">
          <w:r>
            <w:fldChar w:fldCharType="end"/>
          </w:r>
        </w:ins>
      </w:p>
      <w:customXmlInsRangeStart w:id="1969" w:author="Speedziarz" w:date="2014-12-08T13:45:00Z"/>
    </w:sdtContent>
  </w:sdt>
  <w:customXmlInsRangeEnd w:id="1969"/>
  <w:p w14:paraId="27A9208C" w14:textId="77777777" w:rsidR="00221B26" w:rsidRDefault="00221B26">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E1601" w14:textId="77777777" w:rsidR="00221B26" w:rsidRDefault="00221B26">
    <w:r>
      <w:c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CD1EF8" w14:textId="77777777" w:rsidR="00356AD0" w:rsidRDefault="00356AD0" w:rsidP="00C91738">
      <w:r>
        <w:separator/>
      </w:r>
    </w:p>
  </w:footnote>
  <w:footnote w:type="continuationSeparator" w:id="0">
    <w:p w14:paraId="4DEBA5F2" w14:textId="77777777" w:rsidR="00356AD0" w:rsidRDefault="00356AD0" w:rsidP="00C91738">
      <w:r>
        <w:continuationSeparator/>
      </w:r>
    </w:p>
  </w:footnote>
  <w:footnote w:type="continuationNotice" w:id="1">
    <w:p w14:paraId="098663E2" w14:textId="77777777" w:rsidR="00356AD0" w:rsidRDefault="00356AD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11" w:type="dxa"/>
      <w:tblLayout w:type="fixed"/>
      <w:tblLook w:val="01E0" w:firstRow="1" w:lastRow="1" w:firstColumn="1" w:lastColumn="1" w:noHBand="0" w:noVBand="0"/>
    </w:tblPr>
    <w:tblGrid>
      <w:gridCol w:w="4856"/>
      <w:gridCol w:w="4855"/>
    </w:tblGrid>
    <w:tr w:rsidR="00221B26" w14:paraId="6798C2EC" w14:textId="77777777">
      <w:tc>
        <w:tcPr>
          <w:tcW w:w="9711" w:type="dxa"/>
        </w:tcPr>
        <w:p w14:paraId="6EC01D17" w14:textId="77777777" w:rsidR="00221B26" w:rsidRDefault="00221B26"/>
      </w:tc>
      <w:tc>
        <w:tcPr>
          <w:tcW w:w="9711" w:type="dxa"/>
        </w:tcPr>
        <w:p w14:paraId="5AD46A24" w14:textId="77777777" w:rsidR="00221B26" w:rsidRDefault="00221B26"/>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B5BF6"/>
    <w:multiLevelType w:val="hybridMultilevel"/>
    <w:tmpl w:val="731A4446"/>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nsid w:val="04880F15"/>
    <w:multiLevelType w:val="hybridMultilevel"/>
    <w:tmpl w:val="A828B784"/>
    <w:lvl w:ilvl="0" w:tplc="35C0963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5BC36D5"/>
    <w:multiLevelType w:val="hybridMultilevel"/>
    <w:tmpl w:val="C79C4D3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844370C"/>
    <w:multiLevelType w:val="multilevel"/>
    <w:tmpl w:val="0598D922"/>
    <w:lvl w:ilvl="0">
      <w:start w:val="1"/>
      <w:numFmt w:val="bullet"/>
      <w:lvlText w:val=""/>
      <w:lvlJc w:val="left"/>
      <w:pPr>
        <w:ind w:left="360" w:hanging="360"/>
      </w:pPr>
      <w:rPr>
        <w:rFonts w:ascii="Wingdings" w:hAnsi="Wingdings" w:hint="default"/>
        <w:sz w:val="20"/>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75D79EC"/>
    <w:multiLevelType w:val="multilevel"/>
    <w:tmpl w:val="FFA04D06"/>
    <w:lvl w:ilvl="0">
      <w:start w:val="3"/>
      <w:numFmt w:val="decimal"/>
      <w:lvlText w:val="%1."/>
      <w:lvlJc w:val="left"/>
      <w:pPr>
        <w:ind w:left="360" w:hanging="360"/>
      </w:pPr>
      <w:rPr>
        <w:rFonts w:hint="default"/>
        <w:sz w:val="36"/>
        <w:szCs w:val="36"/>
        <w:u w:val="singl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1B1692"/>
    <w:multiLevelType w:val="hybridMultilevel"/>
    <w:tmpl w:val="E626E7CC"/>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6F5063"/>
    <w:multiLevelType w:val="hybridMultilevel"/>
    <w:tmpl w:val="1A045FE0"/>
    <w:lvl w:ilvl="0" w:tplc="04150001">
      <w:start w:val="1"/>
      <w:numFmt w:val="bullet"/>
      <w:lvlText w:val=""/>
      <w:lvlJc w:val="left"/>
      <w:pPr>
        <w:ind w:left="720" w:hanging="360"/>
      </w:pPr>
      <w:rPr>
        <w:rFonts w:ascii="Symbol" w:hAnsi="Symbol" w:hint="default"/>
        <w:b/>
        <w:sz w:val="28"/>
        <w:szCs w:val="28"/>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5E20CF4"/>
    <w:multiLevelType w:val="hybridMultilevel"/>
    <w:tmpl w:val="4B6E33C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6C46169"/>
    <w:multiLevelType w:val="hybridMultilevel"/>
    <w:tmpl w:val="481CAE4C"/>
    <w:lvl w:ilvl="0" w:tplc="FCEC9A9E">
      <w:start w:val="1"/>
      <w:numFmt w:val="bullet"/>
      <w:lvlText w:val=""/>
      <w:lvlJc w:val="left"/>
      <w:pPr>
        <w:ind w:left="720" w:hanging="360"/>
      </w:pPr>
      <w:rPr>
        <w:rFonts w:ascii="Wingdings" w:hAnsi="Wingdings" w:hint="default"/>
        <w:sz w:val="20"/>
        <w:szCs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E2B76DA"/>
    <w:multiLevelType w:val="hybridMultilevel"/>
    <w:tmpl w:val="974A877A"/>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30FF5C22"/>
    <w:multiLevelType w:val="hybridMultilevel"/>
    <w:tmpl w:val="D764C21C"/>
    <w:lvl w:ilvl="0" w:tplc="4A80705C">
      <w:start w:val="1"/>
      <w:numFmt w:val="bullet"/>
      <w:lvlText w:val=""/>
      <w:lvlJc w:val="left"/>
      <w:pPr>
        <w:ind w:left="720" w:hanging="360"/>
      </w:pPr>
      <w:rPr>
        <w:rFonts w:ascii="Symbol" w:hAnsi="Symbol" w:hint="default"/>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48B681B"/>
    <w:multiLevelType w:val="hybridMultilevel"/>
    <w:tmpl w:val="25E407B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6DA1908"/>
    <w:multiLevelType w:val="hybridMultilevel"/>
    <w:tmpl w:val="D8FE492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8165F58"/>
    <w:multiLevelType w:val="hybridMultilevel"/>
    <w:tmpl w:val="E1F87FBA"/>
    <w:lvl w:ilvl="0" w:tplc="174E78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CDD3C1E"/>
    <w:multiLevelType w:val="hybridMultilevel"/>
    <w:tmpl w:val="13D6394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DED609B"/>
    <w:multiLevelType w:val="hybridMultilevel"/>
    <w:tmpl w:val="55D2BFF0"/>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nsid w:val="3FAC7022"/>
    <w:multiLevelType w:val="hybridMultilevel"/>
    <w:tmpl w:val="4AB8C2DA"/>
    <w:lvl w:ilvl="0" w:tplc="96581CC0">
      <w:start w:val="1"/>
      <w:numFmt w:val="bullet"/>
      <w:lvlText w:val=""/>
      <w:lvlJc w:val="left"/>
      <w:pPr>
        <w:ind w:left="720" w:hanging="360"/>
      </w:pPr>
      <w:rPr>
        <w:rFonts w:ascii="Symbol" w:hAnsi="Symbol" w:hint="default"/>
      </w:rPr>
    </w:lvl>
    <w:lvl w:ilvl="1" w:tplc="6C240F3A">
      <w:start w:val="1"/>
      <w:numFmt w:val="bullet"/>
      <w:lvlText w:val="o"/>
      <w:lvlJc w:val="left"/>
      <w:pPr>
        <w:ind w:left="1440" w:hanging="360"/>
      </w:pPr>
      <w:rPr>
        <w:rFonts w:ascii="Courier New" w:hAnsi="Courier New" w:hint="default"/>
      </w:rPr>
    </w:lvl>
    <w:lvl w:ilvl="2" w:tplc="97B0DF64">
      <w:start w:val="1"/>
      <w:numFmt w:val="bullet"/>
      <w:lvlText w:val=""/>
      <w:lvlJc w:val="left"/>
      <w:pPr>
        <w:ind w:left="2160" w:hanging="360"/>
      </w:pPr>
      <w:rPr>
        <w:rFonts w:ascii="Wingdings" w:hAnsi="Wingdings" w:hint="default"/>
      </w:rPr>
    </w:lvl>
    <w:lvl w:ilvl="3" w:tplc="BD1434DC">
      <w:start w:val="1"/>
      <w:numFmt w:val="bullet"/>
      <w:lvlText w:val=""/>
      <w:lvlJc w:val="left"/>
      <w:pPr>
        <w:ind w:left="2880" w:hanging="360"/>
      </w:pPr>
      <w:rPr>
        <w:rFonts w:ascii="Symbol" w:hAnsi="Symbol" w:hint="default"/>
      </w:rPr>
    </w:lvl>
    <w:lvl w:ilvl="4" w:tplc="654A5D8A">
      <w:start w:val="1"/>
      <w:numFmt w:val="bullet"/>
      <w:lvlText w:val="o"/>
      <w:lvlJc w:val="left"/>
      <w:pPr>
        <w:ind w:left="3600" w:hanging="360"/>
      </w:pPr>
      <w:rPr>
        <w:rFonts w:ascii="Courier New" w:hAnsi="Courier New" w:hint="default"/>
      </w:rPr>
    </w:lvl>
    <w:lvl w:ilvl="5" w:tplc="CE3C5472">
      <w:start w:val="1"/>
      <w:numFmt w:val="bullet"/>
      <w:lvlText w:val=""/>
      <w:lvlJc w:val="left"/>
      <w:pPr>
        <w:ind w:left="4320" w:hanging="360"/>
      </w:pPr>
      <w:rPr>
        <w:rFonts w:ascii="Wingdings" w:hAnsi="Wingdings" w:hint="default"/>
      </w:rPr>
    </w:lvl>
    <w:lvl w:ilvl="6" w:tplc="05BA08E4">
      <w:start w:val="1"/>
      <w:numFmt w:val="bullet"/>
      <w:lvlText w:val=""/>
      <w:lvlJc w:val="left"/>
      <w:pPr>
        <w:ind w:left="5040" w:hanging="360"/>
      </w:pPr>
      <w:rPr>
        <w:rFonts w:ascii="Symbol" w:hAnsi="Symbol" w:hint="default"/>
      </w:rPr>
    </w:lvl>
    <w:lvl w:ilvl="7" w:tplc="5EEA9424">
      <w:start w:val="1"/>
      <w:numFmt w:val="bullet"/>
      <w:lvlText w:val="o"/>
      <w:lvlJc w:val="left"/>
      <w:pPr>
        <w:ind w:left="5760" w:hanging="360"/>
      </w:pPr>
      <w:rPr>
        <w:rFonts w:ascii="Courier New" w:hAnsi="Courier New" w:hint="default"/>
      </w:rPr>
    </w:lvl>
    <w:lvl w:ilvl="8" w:tplc="989E8FA0">
      <w:start w:val="1"/>
      <w:numFmt w:val="bullet"/>
      <w:lvlText w:val=""/>
      <w:lvlJc w:val="left"/>
      <w:pPr>
        <w:ind w:left="6480" w:hanging="360"/>
      </w:pPr>
      <w:rPr>
        <w:rFonts w:ascii="Wingdings" w:hAnsi="Wingdings" w:hint="default"/>
      </w:rPr>
    </w:lvl>
  </w:abstractNum>
  <w:abstractNum w:abstractNumId="17">
    <w:nsid w:val="430C626A"/>
    <w:multiLevelType w:val="hybridMultilevel"/>
    <w:tmpl w:val="8C1C92A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33759AD"/>
    <w:multiLevelType w:val="hybridMultilevel"/>
    <w:tmpl w:val="35AC765C"/>
    <w:lvl w:ilvl="0" w:tplc="D708D73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3B37DC8"/>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nsid w:val="4684053A"/>
    <w:multiLevelType w:val="multilevel"/>
    <w:tmpl w:val="0598D922"/>
    <w:lvl w:ilvl="0">
      <w:start w:val="1"/>
      <w:numFmt w:val="bullet"/>
      <w:lvlText w:val=""/>
      <w:lvlJc w:val="left"/>
      <w:pPr>
        <w:ind w:left="360" w:hanging="360"/>
      </w:pPr>
      <w:rPr>
        <w:rFonts w:ascii="Wingdings" w:hAnsi="Wingdings" w:hint="default"/>
        <w:sz w:val="20"/>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646D8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E3D2ECE"/>
    <w:multiLevelType w:val="hybridMultilevel"/>
    <w:tmpl w:val="5E567F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2111235"/>
    <w:multiLevelType w:val="hybridMultilevel"/>
    <w:tmpl w:val="A4500364"/>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32E523C"/>
    <w:multiLevelType w:val="hybridMultilevel"/>
    <w:tmpl w:val="1AE08D7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8795A85"/>
    <w:multiLevelType w:val="hybridMultilevel"/>
    <w:tmpl w:val="C4F80A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F620F26"/>
    <w:multiLevelType w:val="multilevel"/>
    <w:tmpl w:val="0598D922"/>
    <w:lvl w:ilvl="0">
      <w:start w:val="1"/>
      <w:numFmt w:val="bullet"/>
      <w:lvlText w:val=""/>
      <w:lvlJc w:val="left"/>
      <w:pPr>
        <w:ind w:left="360" w:hanging="360"/>
      </w:pPr>
      <w:rPr>
        <w:rFonts w:ascii="Wingdings" w:hAnsi="Wingdings" w:hint="default"/>
        <w:sz w:val="20"/>
        <w:szCs w:val="2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00036EE"/>
    <w:multiLevelType w:val="hybridMultilevel"/>
    <w:tmpl w:val="ED706B84"/>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nsid w:val="675B6457"/>
    <w:multiLevelType w:val="hybridMultilevel"/>
    <w:tmpl w:val="5838C4C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7A56F31"/>
    <w:multiLevelType w:val="hybridMultilevel"/>
    <w:tmpl w:val="E13AEFEC"/>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7FE48DC"/>
    <w:multiLevelType w:val="hybridMultilevel"/>
    <w:tmpl w:val="E6AAC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8C806C4"/>
    <w:multiLevelType w:val="hybridMultilevel"/>
    <w:tmpl w:val="8E1076D2"/>
    <w:lvl w:ilvl="0" w:tplc="04150005">
      <w:start w:val="1"/>
      <w:numFmt w:val="bullet"/>
      <w:lvlText w:val=""/>
      <w:lvlJc w:val="left"/>
      <w:pPr>
        <w:ind w:left="1425" w:hanging="360"/>
      </w:pPr>
      <w:rPr>
        <w:rFonts w:ascii="Wingdings" w:hAnsi="Wingdings"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2">
    <w:nsid w:val="69AD53EA"/>
    <w:multiLevelType w:val="hybridMultilevel"/>
    <w:tmpl w:val="D2186250"/>
    <w:lvl w:ilvl="0" w:tplc="FCEC9A9E">
      <w:start w:val="1"/>
      <w:numFmt w:val="bullet"/>
      <w:lvlText w:val=""/>
      <w:lvlJc w:val="left"/>
      <w:pPr>
        <w:ind w:left="1440" w:hanging="360"/>
      </w:pPr>
      <w:rPr>
        <w:rFonts w:ascii="Wingdings" w:hAnsi="Wingdings" w:hint="default"/>
        <w:sz w:val="20"/>
        <w:szCs w:val="20"/>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3">
    <w:nsid w:val="6A080D36"/>
    <w:multiLevelType w:val="hybridMultilevel"/>
    <w:tmpl w:val="9CD2D392"/>
    <w:lvl w:ilvl="0" w:tplc="625E1E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707D35D8"/>
    <w:multiLevelType w:val="hybridMultilevel"/>
    <w:tmpl w:val="E19834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3D33C0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012539"/>
    <w:multiLevelType w:val="hybridMultilevel"/>
    <w:tmpl w:val="D1ECFBF4"/>
    <w:lvl w:ilvl="0" w:tplc="0415000F">
      <w:start w:val="1"/>
      <w:numFmt w:val="decimal"/>
      <w:lvlText w:val="%1."/>
      <w:lvlJc w:val="left"/>
      <w:pPr>
        <w:ind w:left="720" w:hanging="360"/>
      </w:pPr>
      <w:rPr>
        <w:rFonts w:hint="default"/>
      </w:rPr>
    </w:lvl>
    <w:lvl w:ilvl="1" w:tplc="04150005">
      <w:start w:val="1"/>
      <w:numFmt w:val="bullet"/>
      <w:lvlText w:val=""/>
      <w:lvlJc w:val="left"/>
      <w:pPr>
        <w:ind w:left="1440" w:hanging="360"/>
      </w:pPr>
      <w:rPr>
        <w:rFonts w:ascii="Wingdings" w:hAnsi="Wingdings"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7361DE8"/>
    <w:multiLevelType w:val="hybridMultilevel"/>
    <w:tmpl w:val="0090DB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776C4140"/>
    <w:multiLevelType w:val="hybridMultilevel"/>
    <w:tmpl w:val="BB3EAB0C"/>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8DC683B"/>
    <w:multiLevelType w:val="hybridMultilevel"/>
    <w:tmpl w:val="C4D6F91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C215CF4"/>
    <w:multiLevelType w:val="hybridMultilevel"/>
    <w:tmpl w:val="7332CC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35"/>
  </w:num>
  <w:num w:numId="4">
    <w:abstractNumId w:val="10"/>
  </w:num>
  <w:num w:numId="5">
    <w:abstractNumId w:val="2"/>
  </w:num>
  <w:num w:numId="6">
    <w:abstractNumId w:val="28"/>
  </w:num>
  <w:num w:numId="7">
    <w:abstractNumId w:val="36"/>
  </w:num>
  <w:num w:numId="8">
    <w:abstractNumId w:val="25"/>
  </w:num>
  <w:num w:numId="9">
    <w:abstractNumId w:val="11"/>
  </w:num>
  <w:num w:numId="10">
    <w:abstractNumId w:val="12"/>
  </w:num>
  <w:num w:numId="11">
    <w:abstractNumId w:val="7"/>
  </w:num>
  <w:num w:numId="12">
    <w:abstractNumId w:val="5"/>
  </w:num>
  <w:num w:numId="13">
    <w:abstractNumId w:val="38"/>
  </w:num>
  <w:num w:numId="14">
    <w:abstractNumId w:val="18"/>
  </w:num>
  <w:num w:numId="15">
    <w:abstractNumId w:val="13"/>
  </w:num>
  <w:num w:numId="16">
    <w:abstractNumId w:val="34"/>
  </w:num>
  <w:num w:numId="17">
    <w:abstractNumId w:val="17"/>
  </w:num>
  <w:num w:numId="18">
    <w:abstractNumId w:val="9"/>
  </w:num>
  <w:num w:numId="19">
    <w:abstractNumId w:val="21"/>
  </w:num>
  <w:num w:numId="20">
    <w:abstractNumId w:val="27"/>
  </w:num>
  <w:num w:numId="21">
    <w:abstractNumId w:val="31"/>
  </w:num>
  <w:num w:numId="22">
    <w:abstractNumId w:val="39"/>
  </w:num>
  <w:num w:numId="23">
    <w:abstractNumId w:val="23"/>
  </w:num>
  <w:num w:numId="24">
    <w:abstractNumId w:val="33"/>
  </w:num>
  <w:num w:numId="25">
    <w:abstractNumId w:val="29"/>
  </w:num>
  <w:num w:numId="26">
    <w:abstractNumId w:val="1"/>
  </w:num>
  <w:num w:numId="27">
    <w:abstractNumId w:val="14"/>
  </w:num>
  <w:num w:numId="28">
    <w:abstractNumId w:val="24"/>
  </w:num>
  <w:num w:numId="29">
    <w:abstractNumId w:val="6"/>
  </w:num>
  <w:num w:numId="30">
    <w:abstractNumId w:val="15"/>
  </w:num>
  <w:num w:numId="31">
    <w:abstractNumId w:val="32"/>
  </w:num>
  <w:num w:numId="32">
    <w:abstractNumId w:val="26"/>
  </w:num>
  <w:num w:numId="33">
    <w:abstractNumId w:val="20"/>
  </w:num>
  <w:num w:numId="34">
    <w:abstractNumId w:val="4"/>
  </w:num>
  <w:num w:numId="35">
    <w:abstractNumId w:val="3"/>
  </w:num>
  <w:num w:numId="36">
    <w:abstractNumId w:val="37"/>
  </w:num>
  <w:num w:numId="37">
    <w:abstractNumId w:val="8"/>
  </w:num>
  <w:num w:numId="38">
    <w:abstractNumId w:val="22"/>
  </w:num>
  <w:num w:numId="39">
    <w:abstractNumId w:val="0"/>
  </w:num>
  <w:num w:numId="40">
    <w:abstractNumId w:val="30"/>
  </w:num>
  <w:num w:numId="41">
    <w:abstractNumId w:val="4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revisionView w:markup="0"/>
  <w:trackRevisions/>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738"/>
    <w:rsid w:val="00014A5D"/>
    <w:rsid w:val="00027EF5"/>
    <w:rsid w:val="00032295"/>
    <w:rsid w:val="00041167"/>
    <w:rsid w:val="000464A5"/>
    <w:rsid w:val="000546DC"/>
    <w:rsid w:val="00055FED"/>
    <w:rsid w:val="00061E43"/>
    <w:rsid w:val="000655B6"/>
    <w:rsid w:val="00072F39"/>
    <w:rsid w:val="00097B33"/>
    <w:rsid w:val="000A30C7"/>
    <w:rsid w:val="000D68D6"/>
    <w:rsid w:val="000E216D"/>
    <w:rsid w:val="000E6578"/>
    <w:rsid w:val="000F6E5A"/>
    <w:rsid w:val="00102258"/>
    <w:rsid w:val="00107A8E"/>
    <w:rsid w:val="001111EE"/>
    <w:rsid w:val="00120DD9"/>
    <w:rsid w:val="001234CB"/>
    <w:rsid w:val="001309D4"/>
    <w:rsid w:val="001335A9"/>
    <w:rsid w:val="00150F61"/>
    <w:rsid w:val="001631CE"/>
    <w:rsid w:val="00165122"/>
    <w:rsid w:val="0016611E"/>
    <w:rsid w:val="00166924"/>
    <w:rsid w:val="00170BE5"/>
    <w:rsid w:val="001A6AF0"/>
    <w:rsid w:val="001B292F"/>
    <w:rsid w:val="001C01C7"/>
    <w:rsid w:val="001C1076"/>
    <w:rsid w:val="001E6D4D"/>
    <w:rsid w:val="001F069A"/>
    <w:rsid w:val="002063A7"/>
    <w:rsid w:val="00207309"/>
    <w:rsid w:val="00217C77"/>
    <w:rsid w:val="0022013A"/>
    <w:rsid w:val="00221B26"/>
    <w:rsid w:val="00221D1A"/>
    <w:rsid w:val="0022794D"/>
    <w:rsid w:val="00230EBB"/>
    <w:rsid w:val="00235F3A"/>
    <w:rsid w:val="00237D72"/>
    <w:rsid w:val="00250A0E"/>
    <w:rsid w:val="0029595D"/>
    <w:rsid w:val="002A6CF6"/>
    <w:rsid w:val="002C6E9C"/>
    <w:rsid w:val="002D7249"/>
    <w:rsid w:val="002E081C"/>
    <w:rsid w:val="002F2C9C"/>
    <w:rsid w:val="00313B59"/>
    <w:rsid w:val="00321D8B"/>
    <w:rsid w:val="003361A2"/>
    <w:rsid w:val="00356AD0"/>
    <w:rsid w:val="00365620"/>
    <w:rsid w:val="00365A22"/>
    <w:rsid w:val="00387DA2"/>
    <w:rsid w:val="0039487C"/>
    <w:rsid w:val="003A0B94"/>
    <w:rsid w:val="003A0BA4"/>
    <w:rsid w:val="003A0FA9"/>
    <w:rsid w:val="003D0B0E"/>
    <w:rsid w:val="0040343C"/>
    <w:rsid w:val="00406D8A"/>
    <w:rsid w:val="004156A9"/>
    <w:rsid w:val="00420A60"/>
    <w:rsid w:val="00426519"/>
    <w:rsid w:val="00427CCD"/>
    <w:rsid w:val="00436048"/>
    <w:rsid w:val="00463509"/>
    <w:rsid w:val="00473B51"/>
    <w:rsid w:val="004A0C95"/>
    <w:rsid w:val="004A0D3D"/>
    <w:rsid w:val="004A5085"/>
    <w:rsid w:val="004A6BCB"/>
    <w:rsid w:val="004B6075"/>
    <w:rsid w:val="004D5363"/>
    <w:rsid w:val="004D5934"/>
    <w:rsid w:val="0050608A"/>
    <w:rsid w:val="00521235"/>
    <w:rsid w:val="00522353"/>
    <w:rsid w:val="00530C3C"/>
    <w:rsid w:val="00531945"/>
    <w:rsid w:val="00532834"/>
    <w:rsid w:val="00542EE0"/>
    <w:rsid w:val="0054569C"/>
    <w:rsid w:val="00546AF4"/>
    <w:rsid w:val="00552BA3"/>
    <w:rsid w:val="00583199"/>
    <w:rsid w:val="00592047"/>
    <w:rsid w:val="00592EEB"/>
    <w:rsid w:val="00592FE4"/>
    <w:rsid w:val="005A0B1C"/>
    <w:rsid w:val="005A150C"/>
    <w:rsid w:val="005B7E0E"/>
    <w:rsid w:val="005D1BC8"/>
    <w:rsid w:val="005D7993"/>
    <w:rsid w:val="005E145A"/>
    <w:rsid w:val="005E43BA"/>
    <w:rsid w:val="005E452F"/>
    <w:rsid w:val="00621C60"/>
    <w:rsid w:val="00622076"/>
    <w:rsid w:val="00632EB4"/>
    <w:rsid w:val="00634287"/>
    <w:rsid w:val="00640C18"/>
    <w:rsid w:val="006507E1"/>
    <w:rsid w:val="0065599A"/>
    <w:rsid w:val="0066444C"/>
    <w:rsid w:val="006647B3"/>
    <w:rsid w:val="00664A36"/>
    <w:rsid w:val="00697EA4"/>
    <w:rsid w:val="006A15AB"/>
    <w:rsid w:val="006C055F"/>
    <w:rsid w:val="006C322D"/>
    <w:rsid w:val="006D27D1"/>
    <w:rsid w:val="006D7709"/>
    <w:rsid w:val="006E61C6"/>
    <w:rsid w:val="00705E99"/>
    <w:rsid w:val="007168FA"/>
    <w:rsid w:val="0072114A"/>
    <w:rsid w:val="00736C0B"/>
    <w:rsid w:val="00743BD8"/>
    <w:rsid w:val="0074515F"/>
    <w:rsid w:val="0075073F"/>
    <w:rsid w:val="00756F63"/>
    <w:rsid w:val="007769DC"/>
    <w:rsid w:val="007902D8"/>
    <w:rsid w:val="007920A5"/>
    <w:rsid w:val="007A7D99"/>
    <w:rsid w:val="007B3033"/>
    <w:rsid w:val="007C7842"/>
    <w:rsid w:val="007D1F24"/>
    <w:rsid w:val="007D4BDF"/>
    <w:rsid w:val="007D6A1E"/>
    <w:rsid w:val="007E0845"/>
    <w:rsid w:val="007E2120"/>
    <w:rsid w:val="008123DF"/>
    <w:rsid w:val="00825913"/>
    <w:rsid w:val="00837899"/>
    <w:rsid w:val="00842061"/>
    <w:rsid w:val="00845C28"/>
    <w:rsid w:val="00863830"/>
    <w:rsid w:val="00884849"/>
    <w:rsid w:val="008970DB"/>
    <w:rsid w:val="008A0A88"/>
    <w:rsid w:val="008A2EE9"/>
    <w:rsid w:val="008B0862"/>
    <w:rsid w:val="008D3C83"/>
    <w:rsid w:val="008D6A29"/>
    <w:rsid w:val="008F4924"/>
    <w:rsid w:val="008F6ED4"/>
    <w:rsid w:val="009149DD"/>
    <w:rsid w:val="00922979"/>
    <w:rsid w:val="00934CFB"/>
    <w:rsid w:val="00946767"/>
    <w:rsid w:val="009505C9"/>
    <w:rsid w:val="0095209D"/>
    <w:rsid w:val="009521B7"/>
    <w:rsid w:val="00977A1E"/>
    <w:rsid w:val="00981AD3"/>
    <w:rsid w:val="009B0B7E"/>
    <w:rsid w:val="009B1F70"/>
    <w:rsid w:val="009B4673"/>
    <w:rsid w:val="009C2292"/>
    <w:rsid w:val="009C66A8"/>
    <w:rsid w:val="009E0D03"/>
    <w:rsid w:val="009F015D"/>
    <w:rsid w:val="00A17416"/>
    <w:rsid w:val="00A17813"/>
    <w:rsid w:val="00A31E1C"/>
    <w:rsid w:val="00A40CE1"/>
    <w:rsid w:val="00A40FEE"/>
    <w:rsid w:val="00A51B68"/>
    <w:rsid w:val="00A66ED2"/>
    <w:rsid w:val="00A81759"/>
    <w:rsid w:val="00A82435"/>
    <w:rsid w:val="00A95BAF"/>
    <w:rsid w:val="00AA378D"/>
    <w:rsid w:val="00AB5BEC"/>
    <w:rsid w:val="00AC037E"/>
    <w:rsid w:val="00AC3CEF"/>
    <w:rsid w:val="00AC3F2F"/>
    <w:rsid w:val="00AC4F2B"/>
    <w:rsid w:val="00AC619B"/>
    <w:rsid w:val="00AE5953"/>
    <w:rsid w:val="00AE6D9F"/>
    <w:rsid w:val="00B044A2"/>
    <w:rsid w:val="00B12555"/>
    <w:rsid w:val="00B53123"/>
    <w:rsid w:val="00B57340"/>
    <w:rsid w:val="00B64C82"/>
    <w:rsid w:val="00B67FA5"/>
    <w:rsid w:val="00B92E46"/>
    <w:rsid w:val="00B93ED6"/>
    <w:rsid w:val="00BA2461"/>
    <w:rsid w:val="00BB3678"/>
    <w:rsid w:val="00BF774E"/>
    <w:rsid w:val="00C05D28"/>
    <w:rsid w:val="00C10F6B"/>
    <w:rsid w:val="00C37667"/>
    <w:rsid w:val="00C537A2"/>
    <w:rsid w:val="00C54F2F"/>
    <w:rsid w:val="00C62948"/>
    <w:rsid w:val="00C74F37"/>
    <w:rsid w:val="00C8048B"/>
    <w:rsid w:val="00C84236"/>
    <w:rsid w:val="00C91738"/>
    <w:rsid w:val="00CA1F89"/>
    <w:rsid w:val="00CD44C9"/>
    <w:rsid w:val="00CE1514"/>
    <w:rsid w:val="00CE2164"/>
    <w:rsid w:val="00CF120A"/>
    <w:rsid w:val="00CF3154"/>
    <w:rsid w:val="00D00AF9"/>
    <w:rsid w:val="00D07CBC"/>
    <w:rsid w:val="00D17EE9"/>
    <w:rsid w:val="00D3465D"/>
    <w:rsid w:val="00D57045"/>
    <w:rsid w:val="00D92C10"/>
    <w:rsid w:val="00D9584E"/>
    <w:rsid w:val="00D959BA"/>
    <w:rsid w:val="00DA2276"/>
    <w:rsid w:val="00DA73A0"/>
    <w:rsid w:val="00DD338A"/>
    <w:rsid w:val="00DD59B7"/>
    <w:rsid w:val="00DE7F65"/>
    <w:rsid w:val="00DF4A89"/>
    <w:rsid w:val="00E054A5"/>
    <w:rsid w:val="00E05CCD"/>
    <w:rsid w:val="00E215F4"/>
    <w:rsid w:val="00E2683A"/>
    <w:rsid w:val="00E35640"/>
    <w:rsid w:val="00E37DBA"/>
    <w:rsid w:val="00E45162"/>
    <w:rsid w:val="00E53FC8"/>
    <w:rsid w:val="00E55C0B"/>
    <w:rsid w:val="00E6509C"/>
    <w:rsid w:val="00E65161"/>
    <w:rsid w:val="00E71777"/>
    <w:rsid w:val="00E77844"/>
    <w:rsid w:val="00E83991"/>
    <w:rsid w:val="00EA217A"/>
    <w:rsid w:val="00EA3161"/>
    <w:rsid w:val="00EB14FB"/>
    <w:rsid w:val="00EB33FB"/>
    <w:rsid w:val="00EB440A"/>
    <w:rsid w:val="00EE1866"/>
    <w:rsid w:val="00EF583C"/>
    <w:rsid w:val="00EF7A3A"/>
    <w:rsid w:val="00EF7AF0"/>
    <w:rsid w:val="00F053D2"/>
    <w:rsid w:val="00F14694"/>
    <w:rsid w:val="00F20F43"/>
    <w:rsid w:val="00F21939"/>
    <w:rsid w:val="00F2439F"/>
    <w:rsid w:val="00F243CC"/>
    <w:rsid w:val="00F32163"/>
    <w:rsid w:val="00F43AC2"/>
    <w:rsid w:val="00F5072A"/>
    <w:rsid w:val="00F517CA"/>
    <w:rsid w:val="00F60409"/>
    <w:rsid w:val="00F71221"/>
    <w:rsid w:val="00F94BEB"/>
    <w:rsid w:val="00FB3A23"/>
    <w:rsid w:val="00FC4708"/>
    <w:rsid w:val="00FD04C7"/>
    <w:rsid w:val="00FE15B9"/>
    <w:rsid w:val="00FE2FFA"/>
    <w:rsid w:val="22B7A04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82435"/>
    <w:rPr>
      <w:rFonts w:ascii="Arial" w:hAnsi="Arial"/>
      <w:lang w:val="pl-PL" w:eastAsia="pl-PL"/>
    </w:rPr>
  </w:style>
  <w:style w:type="paragraph" w:styleId="Nagwek1">
    <w:name w:val="heading 1"/>
    <w:basedOn w:val="Normalny"/>
    <w:next w:val="Normalny"/>
    <w:link w:val="Nagwek1Znak"/>
    <w:uiPriority w:val="9"/>
    <w:qFormat/>
    <w:rsid w:val="00387DA2"/>
    <w:pPr>
      <w:keepNext/>
      <w:numPr>
        <w:numId w:val="2"/>
      </w:numPr>
      <w:spacing w:before="240" w:after="60"/>
      <w:outlineLvl w:val="0"/>
    </w:pPr>
    <w:rPr>
      <w:b/>
      <w:bCs/>
      <w:kern w:val="32"/>
      <w:sz w:val="36"/>
      <w:szCs w:val="32"/>
    </w:rPr>
  </w:style>
  <w:style w:type="paragraph" w:styleId="Nagwek2">
    <w:name w:val="heading 2"/>
    <w:basedOn w:val="Normalny"/>
    <w:next w:val="Normalny"/>
    <w:link w:val="Nagwek2Znak"/>
    <w:uiPriority w:val="9"/>
    <w:unhideWhenUsed/>
    <w:qFormat/>
    <w:rsid w:val="00E71777"/>
    <w:pPr>
      <w:keepNext/>
      <w:numPr>
        <w:ilvl w:val="1"/>
        <w:numId w:val="2"/>
      </w:numPr>
      <w:spacing w:before="240" w:after="60"/>
      <w:outlineLvl w:val="1"/>
      <w:pPrChange w:id="0" w:author="Speedziarz" w:date="2014-12-08T02:58:00Z">
        <w:pPr>
          <w:keepNext/>
          <w:numPr>
            <w:ilvl w:val="1"/>
            <w:numId w:val="2"/>
          </w:numPr>
          <w:spacing w:before="240" w:after="60"/>
          <w:ind w:left="576" w:hanging="576"/>
          <w:outlineLvl w:val="1"/>
        </w:pPr>
      </w:pPrChange>
    </w:pPr>
    <w:rPr>
      <w:b/>
      <w:bCs/>
      <w:i/>
      <w:iCs/>
      <w:sz w:val="32"/>
      <w:szCs w:val="28"/>
      <w:rPrChange w:id="0" w:author="Speedziarz" w:date="2014-12-08T02:58:00Z">
        <w:rPr>
          <w:rFonts w:ascii="Arial" w:hAnsi="Arial"/>
          <w:b/>
          <w:bCs/>
          <w:i/>
          <w:iCs/>
          <w:sz w:val="32"/>
          <w:szCs w:val="28"/>
          <w:lang w:val="pl-PL" w:eastAsia="pl-PL" w:bidi="ar-SA"/>
        </w:rPr>
      </w:rPrChange>
    </w:rPr>
  </w:style>
  <w:style w:type="paragraph" w:styleId="Nagwek3">
    <w:name w:val="heading 3"/>
    <w:basedOn w:val="Normalny"/>
    <w:next w:val="Normalny"/>
    <w:link w:val="Nagwek3Znak"/>
    <w:uiPriority w:val="9"/>
    <w:unhideWhenUsed/>
    <w:qFormat/>
    <w:rsid w:val="00387DA2"/>
    <w:pPr>
      <w:keepNext/>
      <w:numPr>
        <w:ilvl w:val="2"/>
        <w:numId w:val="2"/>
      </w:numPr>
      <w:spacing w:before="240" w:after="60"/>
      <w:outlineLvl w:val="2"/>
    </w:pPr>
    <w:rPr>
      <w:b/>
      <w:bCs/>
      <w:sz w:val="28"/>
      <w:szCs w:val="26"/>
    </w:rPr>
  </w:style>
  <w:style w:type="paragraph" w:styleId="Nagwek4">
    <w:name w:val="heading 4"/>
    <w:basedOn w:val="Normalny"/>
    <w:next w:val="Normalny"/>
    <w:link w:val="Nagwek4Znak"/>
    <w:uiPriority w:val="9"/>
    <w:unhideWhenUsed/>
    <w:qFormat/>
    <w:rsid w:val="00387DA2"/>
    <w:pPr>
      <w:keepNext/>
      <w:numPr>
        <w:ilvl w:val="3"/>
        <w:numId w:val="2"/>
      </w:numPr>
      <w:spacing w:before="240" w:after="60"/>
      <w:outlineLvl w:val="3"/>
    </w:pPr>
    <w:rPr>
      <w:b/>
      <w:bCs/>
      <w:sz w:val="24"/>
      <w:szCs w:val="28"/>
    </w:rPr>
  </w:style>
  <w:style w:type="paragraph" w:styleId="Nagwek5">
    <w:name w:val="heading 5"/>
    <w:basedOn w:val="Normalny"/>
    <w:next w:val="Normalny"/>
    <w:link w:val="Nagwek5Znak"/>
    <w:uiPriority w:val="9"/>
    <w:semiHidden/>
    <w:unhideWhenUsed/>
    <w:qFormat/>
    <w:rsid w:val="000A30C7"/>
    <w:pPr>
      <w:numPr>
        <w:ilvl w:val="4"/>
        <w:numId w:val="2"/>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0A30C7"/>
    <w:pPr>
      <w:numPr>
        <w:ilvl w:val="5"/>
        <w:numId w:val="2"/>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0A30C7"/>
    <w:pPr>
      <w:numPr>
        <w:ilvl w:val="6"/>
        <w:numId w:val="2"/>
      </w:numPr>
      <w:spacing w:before="240" w:after="60"/>
      <w:outlineLvl w:val="6"/>
    </w:pPr>
    <w:rPr>
      <w:rFonts w:ascii="Calibri" w:hAnsi="Calibri"/>
      <w:sz w:val="24"/>
      <w:szCs w:val="24"/>
    </w:rPr>
  </w:style>
  <w:style w:type="paragraph" w:styleId="Nagwek8">
    <w:name w:val="heading 8"/>
    <w:basedOn w:val="Normalny"/>
    <w:next w:val="Normalny"/>
    <w:link w:val="Nagwek8Znak"/>
    <w:uiPriority w:val="9"/>
    <w:semiHidden/>
    <w:unhideWhenUsed/>
    <w:qFormat/>
    <w:rsid w:val="000A30C7"/>
    <w:pPr>
      <w:numPr>
        <w:ilvl w:val="7"/>
        <w:numId w:val="2"/>
      </w:numPr>
      <w:spacing w:before="240" w:after="60"/>
      <w:outlineLvl w:val="7"/>
    </w:pPr>
    <w:rPr>
      <w:rFonts w:ascii="Calibri" w:hAnsi="Calibri"/>
      <w:i/>
      <w:iCs/>
      <w:sz w:val="24"/>
      <w:szCs w:val="24"/>
    </w:rPr>
  </w:style>
  <w:style w:type="paragraph" w:styleId="Nagwek9">
    <w:name w:val="heading 9"/>
    <w:basedOn w:val="Normalny"/>
    <w:next w:val="Normalny"/>
    <w:link w:val="Nagwek9Znak"/>
    <w:uiPriority w:val="9"/>
    <w:semiHidden/>
    <w:unhideWhenUsed/>
    <w:qFormat/>
    <w:rsid w:val="000A30C7"/>
    <w:pPr>
      <w:numPr>
        <w:ilvl w:val="8"/>
        <w:numId w:val="2"/>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semiHidden/>
    <w:rsid w:val="009B3C8F"/>
    <w:rPr>
      <w:lang w:val="pl-PL" w:eastAsia="pl-PL"/>
    </w:rPr>
  </w:style>
  <w:style w:type="character" w:styleId="Hipercze">
    <w:name w:val="Hyperlink"/>
    <w:uiPriority w:val="99"/>
    <w:rsid w:val="00C91738"/>
    <w:rPr>
      <w:color w:val="0000FF"/>
      <w:u w:val="single"/>
    </w:rPr>
  </w:style>
  <w:style w:type="paragraph" w:styleId="Nagwek">
    <w:name w:val="header"/>
    <w:basedOn w:val="Normalny"/>
    <w:link w:val="NagwekZnak"/>
    <w:uiPriority w:val="99"/>
    <w:unhideWhenUsed/>
    <w:rsid w:val="00235F3A"/>
    <w:pPr>
      <w:tabs>
        <w:tab w:val="center" w:pos="4536"/>
        <w:tab w:val="right" w:pos="9072"/>
      </w:tabs>
    </w:pPr>
  </w:style>
  <w:style w:type="character" w:customStyle="1" w:styleId="NagwekZnak">
    <w:name w:val="Nagłówek Znak"/>
    <w:basedOn w:val="Domylnaczcionkaakapitu"/>
    <w:link w:val="Nagwek"/>
    <w:uiPriority w:val="99"/>
    <w:rsid w:val="00235F3A"/>
  </w:style>
  <w:style w:type="paragraph" w:styleId="Stopka">
    <w:name w:val="footer"/>
    <w:basedOn w:val="Normalny"/>
    <w:link w:val="StopkaZnak"/>
    <w:uiPriority w:val="99"/>
    <w:unhideWhenUsed/>
    <w:rsid w:val="00235F3A"/>
    <w:pPr>
      <w:tabs>
        <w:tab w:val="center" w:pos="4536"/>
        <w:tab w:val="right" w:pos="9072"/>
      </w:tabs>
    </w:pPr>
  </w:style>
  <w:style w:type="character" w:customStyle="1" w:styleId="StopkaZnak">
    <w:name w:val="Stopka Znak"/>
    <w:basedOn w:val="Domylnaczcionkaakapitu"/>
    <w:link w:val="Stopka"/>
    <w:uiPriority w:val="99"/>
    <w:rsid w:val="00235F3A"/>
  </w:style>
  <w:style w:type="character" w:customStyle="1" w:styleId="Nagwek1Znak">
    <w:name w:val="Nagłówek 1 Znak"/>
    <w:link w:val="Nagwek1"/>
    <w:uiPriority w:val="9"/>
    <w:rsid w:val="00387DA2"/>
    <w:rPr>
      <w:rFonts w:ascii="Arial" w:hAnsi="Arial"/>
      <w:b/>
      <w:bCs/>
      <w:kern w:val="32"/>
      <w:sz w:val="36"/>
      <w:szCs w:val="32"/>
      <w:lang w:val="pl-PL" w:eastAsia="pl-PL"/>
    </w:rPr>
  </w:style>
  <w:style w:type="character" w:customStyle="1" w:styleId="Nagwek2Znak">
    <w:name w:val="Nagłówek 2 Znak"/>
    <w:link w:val="Nagwek2"/>
    <w:uiPriority w:val="9"/>
    <w:rsid w:val="00E71777"/>
    <w:rPr>
      <w:rFonts w:ascii="Arial" w:hAnsi="Arial"/>
      <w:b/>
      <w:bCs/>
      <w:i/>
      <w:iCs/>
      <w:sz w:val="32"/>
      <w:szCs w:val="28"/>
      <w:lang w:val="pl-PL" w:eastAsia="pl-PL"/>
    </w:rPr>
  </w:style>
  <w:style w:type="character" w:customStyle="1" w:styleId="Nagwek3Znak">
    <w:name w:val="Nagłówek 3 Znak"/>
    <w:link w:val="Nagwek3"/>
    <w:uiPriority w:val="9"/>
    <w:rsid w:val="00387DA2"/>
    <w:rPr>
      <w:rFonts w:ascii="Arial" w:hAnsi="Arial"/>
      <w:b/>
      <w:bCs/>
      <w:sz w:val="28"/>
      <w:szCs w:val="26"/>
      <w:lang w:val="pl-PL" w:eastAsia="pl-PL"/>
    </w:rPr>
  </w:style>
  <w:style w:type="character" w:customStyle="1" w:styleId="Nagwek4Znak">
    <w:name w:val="Nagłówek 4 Znak"/>
    <w:link w:val="Nagwek4"/>
    <w:uiPriority w:val="9"/>
    <w:rsid w:val="00387DA2"/>
    <w:rPr>
      <w:rFonts w:ascii="Arial" w:hAnsi="Arial"/>
      <w:b/>
      <w:bCs/>
      <w:sz w:val="24"/>
      <w:szCs w:val="28"/>
      <w:lang w:val="pl-PL" w:eastAsia="pl-PL"/>
    </w:rPr>
  </w:style>
  <w:style w:type="character" w:customStyle="1" w:styleId="Nagwek5Znak">
    <w:name w:val="Nagłówek 5 Znak"/>
    <w:link w:val="Nagwek5"/>
    <w:uiPriority w:val="9"/>
    <w:semiHidden/>
    <w:rsid w:val="000A30C7"/>
    <w:rPr>
      <w:rFonts w:ascii="Calibri" w:hAnsi="Calibri"/>
      <w:b/>
      <w:bCs/>
      <w:i/>
      <w:iCs/>
      <w:sz w:val="26"/>
      <w:szCs w:val="26"/>
    </w:rPr>
  </w:style>
  <w:style w:type="character" w:customStyle="1" w:styleId="Nagwek6Znak">
    <w:name w:val="Nagłówek 6 Znak"/>
    <w:link w:val="Nagwek6"/>
    <w:uiPriority w:val="9"/>
    <w:semiHidden/>
    <w:rsid w:val="000A30C7"/>
    <w:rPr>
      <w:rFonts w:ascii="Calibri" w:hAnsi="Calibri"/>
      <w:b/>
      <w:bCs/>
      <w:sz w:val="22"/>
      <w:szCs w:val="22"/>
    </w:rPr>
  </w:style>
  <w:style w:type="character" w:customStyle="1" w:styleId="Nagwek7Znak">
    <w:name w:val="Nagłówek 7 Znak"/>
    <w:link w:val="Nagwek7"/>
    <w:uiPriority w:val="9"/>
    <w:semiHidden/>
    <w:rsid w:val="000A30C7"/>
    <w:rPr>
      <w:rFonts w:ascii="Calibri" w:hAnsi="Calibri"/>
      <w:sz w:val="24"/>
      <w:szCs w:val="24"/>
    </w:rPr>
  </w:style>
  <w:style w:type="character" w:customStyle="1" w:styleId="Nagwek8Znak">
    <w:name w:val="Nagłówek 8 Znak"/>
    <w:link w:val="Nagwek8"/>
    <w:uiPriority w:val="9"/>
    <w:semiHidden/>
    <w:rsid w:val="000A30C7"/>
    <w:rPr>
      <w:rFonts w:ascii="Calibri" w:hAnsi="Calibri"/>
      <w:i/>
      <w:iCs/>
      <w:sz w:val="24"/>
      <w:szCs w:val="24"/>
    </w:rPr>
  </w:style>
  <w:style w:type="character" w:customStyle="1" w:styleId="Nagwek9Znak">
    <w:name w:val="Nagłówek 9 Znak"/>
    <w:link w:val="Nagwek9"/>
    <w:uiPriority w:val="9"/>
    <w:semiHidden/>
    <w:rsid w:val="000A30C7"/>
    <w:rPr>
      <w:rFonts w:ascii="Cambria" w:hAnsi="Cambria"/>
      <w:sz w:val="22"/>
      <w:szCs w:val="22"/>
    </w:rPr>
  </w:style>
  <w:style w:type="paragraph" w:styleId="Akapitzlist">
    <w:name w:val="List Paragraph"/>
    <w:basedOn w:val="Normalny"/>
    <w:uiPriority w:val="34"/>
    <w:qFormat/>
    <w:rsid w:val="00097B33"/>
    <w:pPr>
      <w:ind w:left="708"/>
    </w:pPr>
  </w:style>
  <w:style w:type="table" w:styleId="Tabela-Siatka">
    <w:name w:val="Table Grid"/>
    <w:basedOn w:val="Standardowy"/>
    <w:uiPriority w:val="59"/>
    <w:rsid w:val="00592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wydatnienie">
    <w:name w:val="Emphasis"/>
    <w:uiPriority w:val="20"/>
    <w:qFormat/>
    <w:rsid w:val="00640C18"/>
    <w:rPr>
      <w:i/>
      <w:iCs/>
    </w:rPr>
  </w:style>
  <w:style w:type="character" w:customStyle="1" w:styleId="apple-converted-space">
    <w:name w:val="apple-converted-space"/>
    <w:rsid w:val="00E83991"/>
  </w:style>
  <w:style w:type="paragraph" w:styleId="NormalnyWeb">
    <w:name w:val="Normal (Web)"/>
    <w:basedOn w:val="Normalny"/>
    <w:uiPriority w:val="99"/>
    <w:semiHidden/>
    <w:unhideWhenUsed/>
    <w:rsid w:val="00D07CBC"/>
    <w:pPr>
      <w:spacing w:before="100" w:beforeAutospacing="1" w:after="100" w:afterAutospacing="1"/>
    </w:pPr>
    <w:rPr>
      <w:sz w:val="24"/>
      <w:szCs w:val="24"/>
    </w:rPr>
  </w:style>
  <w:style w:type="paragraph" w:styleId="Tekstdymka">
    <w:name w:val="Balloon Text"/>
    <w:basedOn w:val="Normalny"/>
    <w:link w:val="TekstdymkaZnak"/>
    <w:uiPriority w:val="99"/>
    <w:semiHidden/>
    <w:unhideWhenUsed/>
    <w:rsid w:val="007E2120"/>
    <w:rPr>
      <w:rFonts w:ascii="Tahoma" w:hAnsi="Tahoma" w:cs="Tahoma"/>
      <w:sz w:val="16"/>
      <w:szCs w:val="16"/>
    </w:rPr>
  </w:style>
  <w:style w:type="character" w:customStyle="1" w:styleId="TekstdymkaZnak">
    <w:name w:val="Tekst dymka Znak"/>
    <w:basedOn w:val="Domylnaczcionkaakapitu"/>
    <w:link w:val="Tekstdymka"/>
    <w:uiPriority w:val="99"/>
    <w:semiHidden/>
    <w:rsid w:val="007E2120"/>
    <w:rPr>
      <w:rFonts w:ascii="Tahoma" w:hAnsi="Tahoma" w:cs="Tahoma"/>
      <w:sz w:val="16"/>
      <w:szCs w:val="16"/>
      <w:lang w:val="pl-PL" w:eastAsia="pl-PL"/>
    </w:rPr>
  </w:style>
  <w:style w:type="character" w:styleId="Odwoaniedokomentarza">
    <w:name w:val="annotation reference"/>
    <w:basedOn w:val="Domylnaczcionkaakapitu"/>
    <w:uiPriority w:val="99"/>
    <w:semiHidden/>
    <w:unhideWhenUsed/>
    <w:rsid w:val="00F517CA"/>
    <w:rPr>
      <w:sz w:val="16"/>
      <w:szCs w:val="16"/>
    </w:rPr>
  </w:style>
  <w:style w:type="paragraph" w:styleId="Tekstkomentarza">
    <w:name w:val="annotation text"/>
    <w:basedOn w:val="Normalny"/>
    <w:link w:val="TekstkomentarzaZnak"/>
    <w:uiPriority w:val="99"/>
    <w:semiHidden/>
    <w:unhideWhenUsed/>
    <w:rsid w:val="00F517CA"/>
  </w:style>
  <w:style w:type="character" w:customStyle="1" w:styleId="TekstkomentarzaZnak">
    <w:name w:val="Tekst komentarza Znak"/>
    <w:basedOn w:val="Domylnaczcionkaakapitu"/>
    <w:link w:val="Tekstkomentarza"/>
    <w:uiPriority w:val="99"/>
    <w:semiHidden/>
    <w:rsid w:val="00F517CA"/>
    <w:rPr>
      <w:lang w:val="pl-PL" w:eastAsia="pl-PL"/>
    </w:rPr>
  </w:style>
  <w:style w:type="paragraph" w:styleId="Tematkomentarza">
    <w:name w:val="annotation subject"/>
    <w:basedOn w:val="Tekstkomentarza"/>
    <w:next w:val="Tekstkomentarza"/>
    <w:link w:val="TematkomentarzaZnak"/>
    <w:uiPriority w:val="99"/>
    <w:semiHidden/>
    <w:unhideWhenUsed/>
    <w:rsid w:val="00F517CA"/>
    <w:rPr>
      <w:b/>
      <w:bCs/>
    </w:rPr>
  </w:style>
  <w:style w:type="character" w:customStyle="1" w:styleId="TematkomentarzaZnak">
    <w:name w:val="Temat komentarza Znak"/>
    <w:basedOn w:val="TekstkomentarzaZnak"/>
    <w:link w:val="Tematkomentarza"/>
    <w:uiPriority w:val="99"/>
    <w:semiHidden/>
    <w:rsid w:val="00F517CA"/>
    <w:rPr>
      <w:b/>
      <w:bCs/>
      <w:lang w:val="pl-PL" w:eastAsia="pl-PL"/>
    </w:rPr>
  </w:style>
  <w:style w:type="paragraph" w:styleId="Nagwekspisutreci">
    <w:name w:val="TOC Heading"/>
    <w:basedOn w:val="Nagwek1"/>
    <w:next w:val="Normalny"/>
    <w:uiPriority w:val="39"/>
    <w:unhideWhenUsed/>
    <w:qFormat/>
    <w:rsid w:val="00107A8E"/>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Spistreci1">
    <w:name w:val="toc 1"/>
    <w:basedOn w:val="Normalny"/>
    <w:next w:val="Normalny"/>
    <w:autoRedefine/>
    <w:uiPriority w:val="39"/>
    <w:unhideWhenUsed/>
    <w:qFormat/>
    <w:rsid w:val="00F2439F"/>
    <w:pPr>
      <w:spacing w:after="100"/>
    </w:pPr>
  </w:style>
  <w:style w:type="paragraph" w:styleId="Spistreci2">
    <w:name w:val="toc 2"/>
    <w:basedOn w:val="Normalny"/>
    <w:next w:val="Normalny"/>
    <w:autoRedefine/>
    <w:uiPriority w:val="39"/>
    <w:unhideWhenUsed/>
    <w:qFormat/>
    <w:rsid w:val="00F2439F"/>
    <w:pPr>
      <w:spacing w:after="100"/>
      <w:ind w:left="200"/>
    </w:pPr>
  </w:style>
  <w:style w:type="paragraph" w:styleId="Spistreci3">
    <w:name w:val="toc 3"/>
    <w:basedOn w:val="Normalny"/>
    <w:next w:val="Normalny"/>
    <w:autoRedefine/>
    <w:uiPriority w:val="39"/>
    <w:unhideWhenUsed/>
    <w:qFormat/>
    <w:rsid w:val="00F2439F"/>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82435"/>
    <w:rPr>
      <w:rFonts w:ascii="Arial" w:hAnsi="Arial"/>
      <w:lang w:val="pl-PL" w:eastAsia="pl-PL"/>
    </w:rPr>
  </w:style>
  <w:style w:type="paragraph" w:styleId="Nagwek1">
    <w:name w:val="heading 1"/>
    <w:basedOn w:val="Normalny"/>
    <w:next w:val="Normalny"/>
    <w:link w:val="Nagwek1Znak"/>
    <w:uiPriority w:val="9"/>
    <w:qFormat/>
    <w:rsid w:val="00387DA2"/>
    <w:pPr>
      <w:keepNext/>
      <w:numPr>
        <w:numId w:val="2"/>
      </w:numPr>
      <w:spacing w:before="240" w:after="60"/>
      <w:outlineLvl w:val="0"/>
    </w:pPr>
    <w:rPr>
      <w:b/>
      <w:bCs/>
      <w:kern w:val="32"/>
      <w:sz w:val="36"/>
      <w:szCs w:val="32"/>
    </w:rPr>
  </w:style>
  <w:style w:type="paragraph" w:styleId="Nagwek2">
    <w:name w:val="heading 2"/>
    <w:basedOn w:val="Normalny"/>
    <w:next w:val="Normalny"/>
    <w:link w:val="Nagwek2Znak"/>
    <w:uiPriority w:val="9"/>
    <w:unhideWhenUsed/>
    <w:qFormat/>
    <w:rsid w:val="00E71777"/>
    <w:pPr>
      <w:keepNext/>
      <w:numPr>
        <w:ilvl w:val="1"/>
        <w:numId w:val="2"/>
      </w:numPr>
      <w:spacing w:before="240" w:after="60"/>
      <w:outlineLvl w:val="1"/>
      <w:pPrChange w:id="1" w:author="Speedziarz" w:date="2014-12-08T02:58:00Z">
        <w:pPr>
          <w:keepNext/>
          <w:numPr>
            <w:ilvl w:val="1"/>
            <w:numId w:val="2"/>
          </w:numPr>
          <w:spacing w:before="240" w:after="60"/>
          <w:ind w:left="576" w:hanging="576"/>
          <w:outlineLvl w:val="1"/>
        </w:pPr>
      </w:pPrChange>
    </w:pPr>
    <w:rPr>
      <w:b/>
      <w:bCs/>
      <w:i/>
      <w:iCs/>
      <w:sz w:val="32"/>
      <w:szCs w:val="28"/>
      <w:rPrChange w:id="1" w:author="Speedziarz" w:date="2014-12-08T02:58:00Z">
        <w:rPr>
          <w:rFonts w:ascii="Arial" w:hAnsi="Arial"/>
          <w:b/>
          <w:bCs/>
          <w:i/>
          <w:iCs/>
          <w:sz w:val="32"/>
          <w:szCs w:val="28"/>
          <w:lang w:val="pl-PL" w:eastAsia="pl-PL" w:bidi="ar-SA"/>
        </w:rPr>
      </w:rPrChange>
    </w:rPr>
  </w:style>
  <w:style w:type="paragraph" w:styleId="Nagwek3">
    <w:name w:val="heading 3"/>
    <w:basedOn w:val="Normalny"/>
    <w:next w:val="Normalny"/>
    <w:link w:val="Nagwek3Znak"/>
    <w:uiPriority w:val="9"/>
    <w:unhideWhenUsed/>
    <w:qFormat/>
    <w:rsid w:val="00387DA2"/>
    <w:pPr>
      <w:keepNext/>
      <w:numPr>
        <w:ilvl w:val="2"/>
        <w:numId w:val="2"/>
      </w:numPr>
      <w:spacing w:before="240" w:after="60"/>
      <w:outlineLvl w:val="2"/>
    </w:pPr>
    <w:rPr>
      <w:b/>
      <w:bCs/>
      <w:sz w:val="28"/>
      <w:szCs w:val="26"/>
    </w:rPr>
  </w:style>
  <w:style w:type="paragraph" w:styleId="Nagwek4">
    <w:name w:val="heading 4"/>
    <w:basedOn w:val="Normalny"/>
    <w:next w:val="Normalny"/>
    <w:link w:val="Nagwek4Znak"/>
    <w:uiPriority w:val="9"/>
    <w:unhideWhenUsed/>
    <w:qFormat/>
    <w:rsid w:val="00387DA2"/>
    <w:pPr>
      <w:keepNext/>
      <w:numPr>
        <w:ilvl w:val="3"/>
        <w:numId w:val="2"/>
      </w:numPr>
      <w:spacing w:before="240" w:after="60"/>
      <w:outlineLvl w:val="3"/>
    </w:pPr>
    <w:rPr>
      <w:b/>
      <w:bCs/>
      <w:sz w:val="24"/>
      <w:szCs w:val="28"/>
    </w:rPr>
  </w:style>
  <w:style w:type="paragraph" w:styleId="Nagwek5">
    <w:name w:val="heading 5"/>
    <w:basedOn w:val="Normalny"/>
    <w:next w:val="Normalny"/>
    <w:link w:val="Nagwek5Znak"/>
    <w:uiPriority w:val="9"/>
    <w:semiHidden/>
    <w:unhideWhenUsed/>
    <w:qFormat/>
    <w:rsid w:val="000A30C7"/>
    <w:pPr>
      <w:numPr>
        <w:ilvl w:val="4"/>
        <w:numId w:val="2"/>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0A30C7"/>
    <w:pPr>
      <w:numPr>
        <w:ilvl w:val="5"/>
        <w:numId w:val="2"/>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0A30C7"/>
    <w:pPr>
      <w:numPr>
        <w:ilvl w:val="6"/>
        <w:numId w:val="2"/>
      </w:numPr>
      <w:spacing w:before="240" w:after="60"/>
      <w:outlineLvl w:val="6"/>
    </w:pPr>
    <w:rPr>
      <w:rFonts w:ascii="Calibri" w:hAnsi="Calibri"/>
      <w:sz w:val="24"/>
      <w:szCs w:val="24"/>
    </w:rPr>
  </w:style>
  <w:style w:type="paragraph" w:styleId="Nagwek8">
    <w:name w:val="heading 8"/>
    <w:basedOn w:val="Normalny"/>
    <w:next w:val="Normalny"/>
    <w:link w:val="Nagwek8Znak"/>
    <w:uiPriority w:val="9"/>
    <w:semiHidden/>
    <w:unhideWhenUsed/>
    <w:qFormat/>
    <w:rsid w:val="000A30C7"/>
    <w:pPr>
      <w:numPr>
        <w:ilvl w:val="7"/>
        <w:numId w:val="2"/>
      </w:numPr>
      <w:spacing w:before="240" w:after="60"/>
      <w:outlineLvl w:val="7"/>
    </w:pPr>
    <w:rPr>
      <w:rFonts w:ascii="Calibri" w:hAnsi="Calibri"/>
      <w:i/>
      <w:iCs/>
      <w:sz w:val="24"/>
      <w:szCs w:val="24"/>
    </w:rPr>
  </w:style>
  <w:style w:type="paragraph" w:styleId="Nagwek9">
    <w:name w:val="heading 9"/>
    <w:basedOn w:val="Normalny"/>
    <w:next w:val="Normalny"/>
    <w:link w:val="Nagwek9Znak"/>
    <w:uiPriority w:val="9"/>
    <w:semiHidden/>
    <w:unhideWhenUsed/>
    <w:qFormat/>
    <w:rsid w:val="000A30C7"/>
    <w:pPr>
      <w:numPr>
        <w:ilvl w:val="8"/>
        <w:numId w:val="2"/>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semiHidden/>
    <w:rsid w:val="009B3C8F"/>
    <w:rPr>
      <w:lang w:val="pl-PL" w:eastAsia="pl-PL"/>
    </w:rPr>
  </w:style>
  <w:style w:type="character" w:styleId="Hipercze">
    <w:name w:val="Hyperlink"/>
    <w:uiPriority w:val="99"/>
    <w:rsid w:val="00C91738"/>
    <w:rPr>
      <w:color w:val="0000FF"/>
      <w:u w:val="single"/>
    </w:rPr>
  </w:style>
  <w:style w:type="paragraph" w:styleId="Nagwek">
    <w:name w:val="header"/>
    <w:basedOn w:val="Normalny"/>
    <w:link w:val="NagwekZnak"/>
    <w:uiPriority w:val="99"/>
    <w:unhideWhenUsed/>
    <w:rsid w:val="00235F3A"/>
    <w:pPr>
      <w:tabs>
        <w:tab w:val="center" w:pos="4536"/>
        <w:tab w:val="right" w:pos="9072"/>
      </w:tabs>
    </w:pPr>
  </w:style>
  <w:style w:type="character" w:customStyle="1" w:styleId="NagwekZnak">
    <w:name w:val="Nagłówek Znak"/>
    <w:basedOn w:val="Domylnaczcionkaakapitu"/>
    <w:link w:val="Nagwek"/>
    <w:uiPriority w:val="99"/>
    <w:rsid w:val="00235F3A"/>
  </w:style>
  <w:style w:type="paragraph" w:styleId="Stopka">
    <w:name w:val="footer"/>
    <w:basedOn w:val="Normalny"/>
    <w:link w:val="StopkaZnak"/>
    <w:uiPriority w:val="99"/>
    <w:unhideWhenUsed/>
    <w:rsid w:val="00235F3A"/>
    <w:pPr>
      <w:tabs>
        <w:tab w:val="center" w:pos="4536"/>
        <w:tab w:val="right" w:pos="9072"/>
      </w:tabs>
    </w:pPr>
  </w:style>
  <w:style w:type="character" w:customStyle="1" w:styleId="StopkaZnak">
    <w:name w:val="Stopka Znak"/>
    <w:basedOn w:val="Domylnaczcionkaakapitu"/>
    <w:link w:val="Stopka"/>
    <w:uiPriority w:val="99"/>
    <w:rsid w:val="00235F3A"/>
  </w:style>
  <w:style w:type="character" w:customStyle="1" w:styleId="Nagwek1Znak">
    <w:name w:val="Nagłówek 1 Znak"/>
    <w:link w:val="Nagwek1"/>
    <w:uiPriority w:val="9"/>
    <w:rsid w:val="00387DA2"/>
    <w:rPr>
      <w:rFonts w:ascii="Arial" w:hAnsi="Arial"/>
      <w:b/>
      <w:bCs/>
      <w:kern w:val="32"/>
      <w:sz w:val="36"/>
      <w:szCs w:val="32"/>
      <w:lang w:val="pl-PL" w:eastAsia="pl-PL"/>
    </w:rPr>
  </w:style>
  <w:style w:type="character" w:customStyle="1" w:styleId="Nagwek2Znak">
    <w:name w:val="Nagłówek 2 Znak"/>
    <w:link w:val="Nagwek2"/>
    <w:uiPriority w:val="9"/>
    <w:rsid w:val="00E71777"/>
    <w:rPr>
      <w:rFonts w:ascii="Arial" w:hAnsi="Arial"/>
      <w:b/>
      <w:bCs/>
      <w:i/>
      <w:iCs/>
      <w:sz w:val="32"/>
      <w:szCs w:val="28"/>
      <w:lang w:val="pl-PL" w:eastAsia="pl-PL"/>
    </w:rPr>
  </w:style>
  <w:style w:type="character" w:customStyle="1" w:styleId="Nagwek3Znak">
    <w:name w:val="Nagłówek 3 Znak"/>
    <w:link w:val="Nagwek3"/>
    <w:uiPriority w:val="9"/>
    <w:rsid w:val="00387DA2"/>
    <w:rPr>
      <w:rFonts w:ascii="Arial" w:hAnsi="Arial"/>
      <w:b/>
      <w:bCs/>
      <w:sz w:val="28"/>
      <w:szCs w:val="26"/>
      <w:lang w:val="pl-PL" w:eastAsia="pl-PL"/>
    </w:rPr>
  </w:style>
  <w:style w:type="character" w:customStyle="1" w:styleId="Nagwek4Znak">
    <w:name w:val="Nagłówek 4 Znak"/>
    <w:link w:val="Nagwek4"/>
    <w:uiPriority w:val="9"/>
    <w:rsid w:val="00387DA2"/>
    <w:rPr>
      <w:rFonts w:ascii="Arial" w:hAnsi="Arial"/>
      <w:b/>
      <w:bCs/>
      <w:sz w:val="24"/>
      <w:szCs w:val="28"/>
      <w:lang w:val="pl-PL" w:eastAsia="pl-PL"/>
    </w:rPr>
  </w:style>
  <w:style w:type="character" w:customStyle="1" w:styleId="Nagwek5Znak">
    <w:name w:val="Nagłówek 5 Znak"/>
    <w:link w:val="Nagwek5"/>
    <w:uiPriority w:val="9"/>
    <w:semiHidden/>
    <w:rsid w:val="000A30C7"/>
    <w:rPr>
      <w:rFonts w:ascii="Calibri" w:hAnsi="Calibri"/>
      <w:b/>
      <w:bCs/>
      <w:i/>
      <w:iCs/>
      <w:sz w:val="26"/>
      <w:szCs w:val="26"/>
    </w:rPr>
  </w:style>
  <w:style w:type="character" w:customStyle="1" w:styleId="Nagwek6Znak">
    <w:name w:val="Nagłówek 6 Znak"/>
    <w:link w:val="Nagwek6"/>
    <w:uiPriority w:val="9"/>
    <w:semiHidden/>
    <w:rsid w:val="000A30C7"/>
    <w:rPr>
      <w:rFonts w:ascii="Calibri" w:hAnsi="Calibri"/>
      <w:b/>
      <w:bCs/>
      <w:sz w:val="22"/>
      <w:szCs w:val="22"/>
    </w:rPr>
  </w:style>
  <w:style w:type="character" w:customStyle="1" w:styleId="Nagwek7Znak">
    <w:name w:val="Nagłówek 7 Znak"/>
    <w:link w:val="Nagwek7"/>
    <w:uiPriority w:val="9"/>
    <w:semiHidden/>
    <w:rsid w:val="000A30C7"/>
    <w:rPr>
      <w:rFonts w:ascii="Calibri" w:hAnsi="Calibri"/>
      <w:sz w:val="24"/>
      <w:szCs w:val="24"/>
    </w:rPr>
  </w:style>
  <w:style w:type="character" w:customStyle="1" w:styleId="Nagwek8Znak">
    <w:name w:val="Nagłówek 8 Znak"/>
    <w:link w:val="Nagwek8"/>
    <w:uiPriority w:val="9"/>
    <w:semiHidden/>
    <w:rsid w:val="000A30C7"/>
    <w:rPr>
      <w:rFonts w:ascii="Calibri" w:hAnsi="Calibri"/>
      <w:i/>
      <w:iCs/>
      <w:sz w:val="24"/>
      <w:szCs w:val="24"/>
    </w:rPr>
  </w:style>
  <w:style w:type="character" w:customStyle="1" w:styleId="Nagwek9Znak">
    <w:name w:val="Nagłówek 9 Znak"/>
    <w:link w:val="Nagwek9"/>
    <w:uiPriority w:val="9"/>
    <w:semiHidden/>
    <w:rsid w:val="000A30C7"/>
    <w:rPr>
      <w:rFonts w:ascii="Cambria" w:hAnsi="Cambria"/>
      <w:sz w:val="22"/>
      <w:szCs w:val="22"/>
    </w:rPr>
  </w:style>
  <w:style w:type="paragraph" w:styleId="Akapitzlist">
    <w:name w:val="List Paragraph"/>
    <w:basedOn w:val="Normalny"/>
    <w:uiPriority w:val="34"/>
    <w:qFormat/>
    <w:rsid w:val="00097B33"/>
    <w:pPr>
      <w:ind w:left="708"/>
    </w:pPr>
  </w:style>
  <w:style w:type="table" w:styleId="Tabela-Siatka">
    <w:name w:val="Table Grid"/>
    <w:basedOn w:val="Standardowy"/>
    <w:uiPriority w:val="59"/>
    <w:rsid w:val="00592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wydatnienie">
    <w:name w:val="Emphasis"/>
    <w:uiPriority w:val="20"/>
    <w:qFormat/>
    <w:rsid w:val="00640C18"/>
    <w:rPr>
      <w:i/>
      <w:iCs/>
    </w:rPr>
  </w:style>
  <w:style w:type="character" w:customStyle="1" w:styleId="apple-converted-space">
    <w:name w:val="apple-converted-space"/>
    <w:rsid w:val="00E83991"/>
  </w:style>
  <w:style w:type="paragraph" w:styleId="NormalnyWeb">
    <w:name w:val="Normal (Web)"/>
    <w:basedOn w:val="Normalny"/>
    <w:uiPriority w:val="99"/>
    <w:semiHidden/>
    <w:unhideWhenUsed/>
    <w:rsid w:val="00D07CBC"/>
    <w:pPr>
      <w:spacing w:before="100" w:beforeAutospacing="1" w:after="100" w:afterAutospacing="1"/>
    </w:pPr>
    <w:rPr>
      <w:sz w:val="24"/>
      <w:szCs w:val="24"/>
    </w:rPr>
  </w:style>
  <w:style w:type="paragraph" w:styleId="Tekstdymka">
    <w:name w:val="Balloon Text"/>
    <w:basedOn w:val="Normalny"/>
    <w:link w:val="TekstdymkaZnak"/>
    <w:uiPriority w:val="99"/>
    <w:semiHidden/>
    <w:unhideWhenUsed/>
    <w:rsid w:val="007E2120"/>
    <w:rPr>
      <w:rFonts w:ascii="Tahoma" w:hAnsi="Tahoma" w:cs="Tahoma"/>
      <w:sz w:val="16"/>
      <w:szCs w:val="16"/>
    </w:rPr>
  </w:style>
  <w:style w:type="character" w:customStyle="1" w:styleId="TekstdymkaZnak">
    <w:name w:val="Tekst dymka Znak"/>
    <w:basedOn w:val="Domylnaczcionkaakapitu"/>
    <w:link w:val="Tekstdymka"/>
    <w:uiPriority w:val="99"/>
    <w:semiHidden/>
    <w:rsid w:val="007E2120"/>
    <w:rPr>
      <w:rFonts w:ascii="Tahoma" w:hAnsi="Tahoma" w:cs="Tahoma"/>
      <w:sz w:val="16"/>
      <w:szCs w:val="16"/>
      <w:lang w:val="pl-PL" w:eastAsia="pl-PL"/>
    </w:rPr>
  </w:style>
  <w:style w:type="character" w:styleId="Odwoaniedokomentarza">
    <w:name w:val="annotation reference"/>
    <w:basedOn w:val="Domylnaczcionkaakapitu"/>
    <w:uiPriority w:val="99"/>
    <w:semiHidden/>
    <w:unhideWhenUsed/>
    <w:rsid w:val="00F517CA"/>
    <w:rPr>
      <w:sz w:val="16"/>
      <w:szCs w:val="16"/>
    </w:rPr>
  </w:style>
  <w:style w:type="paragraph" w:styleId="Tekstkomentarza">
    <w:name w:val="annotation text"/>
    <w:basedOn w:val="Normalny"/>
    <w:link w:val="TekstkomentarzaZnak"/>
    <w:uiPriority w:val="99"/>
    <w:semiHidden/>
    <w:unhideWhenUsed/>
    <w:rsid w:val="00F517CA"/>
  </w:style>
  <w:style w:type="character" w:customStyle="1" w:styleId="TekstkomentarzaZnak">
    <w:name w:val="Tekst komentarza Znak"/>
    <w:basedOn w:val="Domylnaczcionkaakapitu"/>
    <w:link w:val="Tekstkomentarza"/>
    <w:uiPriority w:val="99"/>
    <w:semiHidden/>
    <w:rsid w:val="00F517CA"/>
    <w:rPr>
      <w:lang w:val="pl-PL" w:eastAsia="pl-PL"/>
    </w:rPr>
  </w:style>
  <w:style w:type="paragraph" w:styleId="Tematkomentarza">
    <w:name w:val="annotation subject"/>
    <w:basedOn w:val="Tekstkomentarza"/>
    <w:next w:val="Tekstkomentarza"/>
    <w:link w:val="TematkomentarzaZnak"/>
    <w:uiPriority w:val="99"/>
    <w:semiHidden/>
    <w:unhideWhenUsed/>
    <w:rsid w:val="00F517CA"/>
    <w:rPr>
      <w:b/>
      <w:bCs/>
    </w:rPr>
  </w:style>
  <w:style w:type="character" w:customStyle="1" w:styleId="TematkomentarzaZnak">
    <w:name w:val="Temat komentarza Znak"/>
    <w:basedOn w:val="TekstkomentarzaZnak"/>
    <w:link w:val="Tematkomentarza"/>
    <w:uiPriority w:val="99"/>
    <w:semiHidden/>
    <w:rsid w:val="00F517CA"/>
    <w:rPr>
      <w:b/>
      <w:bCs/>
      <w:lang w:val="pl-PL" w:eastAsia="pl-PL"/>
    </w:rPr>
  </w:style>
  <w:style w:type="paragraph" w:styleId="Nagwekspisutreci">
    <w:name w:val="TOC Heading"/>
    <w:basedOn w:val="Nagwek1"/>
    <w:next w:val="Normalny"/>
    <w:uiPriority w:val="39"/>
    <w:unhideWhenUsed/>
    <w:qFormat/>
    <w:rsid w:val="00107A8E"/>
    <w:pPr>
      <w:keepLines/>
      <w:numPr>
        <w:numId w:val="0"/>
      </w:num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Spistreci1">
    <w:name w:val="toc 1"/>
    <w:basedOn w:val="Normalny"/>
    <w:next w:val="Normalny"/>
    <w:autoRedefine/>
    <w:uiPriority w:val="39"/>
    <w:unhideWhenUsed/>
    <w:qFormat/>
    <w:rsid w:val="00F2439F"/>
    <w:pPr>
      <w:spacing w:after="100"/>
    </w:pPr>
  </w:style>
  <w:style w:type="paragraph" w:styleId="Spistreci2">
    <w:name w:val="toc 2"/>
    <w:basedOn w:val="Normalny"/>
    <w:next w:val="Normalny"/>
    <w:autoRedefine/>
    <w:uiPriority w:val="39"/>
    <w:unhideWhenUsed/>
    <w:qFormat/>
    <w:rsid w:val="00F2439F"/>
    <w:pPr>
      <w:spacing w:after="100"/>
      <w:ind w:left="200"/>
    </w:pPr>
  </w:style>
  <w:style w:type="paragraph" w:styleId="Spistreci3">
    <w:name w:val="toc 3"/>
    <w:basedOn w:val="Normalny"/>
    <w:next w:val="Normalny"/>
    <w:autoRedefine/>
    <w:uiPriority w:val="39"/>
    <w:unhideWhenUsed/>
    <w:qFormat/>
    <w:rsid w:val="00F2439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56472">
      <w:bodyDiv w:val="1"/>
      <w:marLeft w:val="0"/>
      <w:marRight w:val="0"/>
      <w:marTop w:val="0"/>
      <w:marBottom w:val="0"/>
      <w:divBdr>
        <w:top w:val="none" w:sz="0" w:space="0" w:color="auto"/>
        <w:left w:val="none" w:sz="0" w:space="0" w:color="auto"/>
        <w:bottom w:val="none" w:sz="0" w:space="0" w:color="auto"/>
        <w:right w:val="none" w:sz="0" w:space="0" w:color="auto"/>
      </w:divBdr>
    </w:div>
    <w:div w:id="835878386">
      <w:bodyDiv w:val="1"/>
      <w:marLeft w:val="0"/>
      <w:marRight w:val="0"/>
      <w:marTop w:val="0"/>
      <w:marBottom w:val="0"/>
      <w:divBdr>
        <w:top w:val="none" w:sz="0" w:space="0" w:color="auto"/>
        <w:left w:val="none" w:sz="0" w:space="0" w:color="auto"/>
        <w:bottom w:val="none" w:sz="0" w:space="0" w:color="auto"/>
        <w:right w:val="none" w:sz="0" w:space="0" w:color="auto"/>
      </w:divBdr>
    </w:div>
    <w:div w:id="840968838">
      <w:bodyDiv w:val="1"/>
      <w:marLeft w:val="0"/>
      <w:marRight w:val="0"/>
      <w:marTop w:val="0"/>
      <w:marBottom w:val="0"/>
      <w:divBdr>
        <w:top w:val="none" w:sz="0" w:space="0" w:color="auto"/>
        <w:left w:val="none" w:sz="0" w:space="0" w:color="auto"/>
        <w:bottom w:val="none" w:sz="0" w:space="0" w:color="auto"/>
        <w:right w:val="none" w:sz="0" w:space="0" w:color="auto"/>
      </w:divBdr>
      <w:divsChild>
        <w:div w:id="1308978358">
          <w:marLeft w:val="60"/>
          <w:marRight w:val="60"/>
          <w:marTop w:val="0"/>
          <w:marBottom w:val="0"/>
          <w:divBdr>
            <w:top w:val="none" w:sz="0" w:space="0" w:color="auto"/>
            <w:left w:val="none" w:sz="0" w:space="0" w:color="auto"/>
            <w:bottom w:val="none" w:sz="0" w:space="0" w:color="auto"/>
            <w:right w:val="none" w:sz="0" w:space="0" w:color="auto"/>
          </w:divBdr>
          <w:divsChild>
            <w:div w:id="1521236571">
              <w:marLeft w:val="0"/>
              <w:marRight w:val="0"/>
              <w:marTop w:val="0"/>
              <w:marBottom w:val="0"/>
              <w:divBdr>
                <w:top w:val="none" w:sz="0" w:space="0" w:color="auto"/>
                <w:left w:val="none" w:sz="0" w:space="0" w:color="auto"/>
                <w:bottom w:val="none" w:sz="0" w:space="0" w:color="auto"/>
                <w:right w:val="none" w:sz="0" w:space="0" w:color="auto"/>
              </w:divBdr>
              <w:divsChild>
                <w:div w:id="311099638">
                  <w:marLeft w:val="0"/>
                  <w:marRight w:val="0"/>
                  <w:marTop w:val="0"/>
                  <w:marBottom w:val="0"/>
                  <w:divBdr>
                    <w:top w:val="none" w:sz="0" w:space="0" w:color="auto"/>
                    <w:left w:val="none" w:sz="0" w:space="0" w:color="auto"/>
                    <w:bottom w:val="none" w:sz="0" w:space="0" w:color="auto"/>
                    <w:right w:val="none" w:sz="0" w:space="0" w:color="auto"/>
                  </w:divBdr>
                  <w:divsChild>
                    <w:div w:id="1431851151">
                      <w:marLeft w:val="0"/>
                      <w:marRight w:val="90"/>
                      <w:marTop w:val="0"/>
                      <w:marBottom w:val="0"/>
                      <w:divBdr>
                        <w:top w:val="single" w:sz="6" w:space="3" w:color="auto"/>
                        <w:left w:val="single" w:sz="6" w:space="5" w:color="auto"/>
                        <w:bottom w:val="single" w:sz="6" w:space="2" w:color="auto"/>
                        <w:right w:val="single" w:sz="6" w:space="4" w:color="auto"/>
                      </w:divBdr>
                      <w:divsChild>
                        <w:div w:id="8331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397212">
      <w:bodyDiv w:val="1"/>
      <w:marLeft w:val="0"/>
      <w:marRight w:val="0"/>
      <w:marTop w:val="0"/>
      <w:marBottom w:val="0"/>
      <w:divBdr>
        <w:top w:val="none" w:sz="0" w:space="0" w:color="auto"/>
        <w:left w:val="none" w:sz="0" w:space="0" w:color="auto"/>
        <w:bottom w:val="none" w:sz="0" w:space="0" w:color="auto"/>
        <w:right w:val="none" w:sz="0" w:space="0" w:color="auto"/>
      </w:divBdr>
    </w:div>
    <w:div w:id="988485834">
      <w:bodyDiv w:val="1"/>
      <w:marLeft w:val="0"/>
      <w:marRight w:val="0"/>
      <w:marTop w:val="0"/>
      <w:marBottom w:val="0"/>
      <w:divBdr>
        <w:top w:val="none" w:sz="0" w:space="0" w:color="auto"/>
        <w:left w:val="none" w:sz="0" w:space="0" w:color="auto"/>
        <w:bottom w:val="none" w:sz="0" w:space="0" w:color="auto"/>
        <w:right w:val="none" w:sz="0" w:space="0" w:color="auto"/>
      </w:divBdr>
      <w:divsChild>
        <w:div w:id="38284155">
          <w:marLeft w:val="60"/>
          <w:marRight w:val="60"/>
          <w:marTop w:val="0"/>
          <w:marBottom w:val="0"/>
          <w:divBdr>
            <w:top w:val="none" w:sz="0" w:space="0" w:color="auto"/>
            <w:left w:val="none" w:sz="0" w:space="0" w:color="auto"/>
            <w:bottom w:val="none" w:sz="0" w:space="0" w:color="auto"/>
            <w:right w:val="none" w:sz="0" w:space="0" w:color="auto"/>
          </w:divBdr>
          <w:divsChild>
            <w:div w:id="169952748">
              <w:marLeft w:val="0"/>
              <w:marRight w:val="0"/>
              <w:marTop w:val="0"/>
              <w:marBottom w:val="0"/>
              <w:divBdr>
                <w:top w:val="none" w:sz="0" w:space="0" w:color="auto"/>
                <w:left w:val="none" w:sz="0" w:space="0" w:color="auto"/>
                <w:bottom w:val="none" w:sz="0" w:space="0" w:color="auto"/>
                <w:right w:val="none" w:sz="0" w:space="0" w:color="auto"/>
              </w:divBdr>
              <w:divsChild>
                <w:div w:id="352730036">
                  <w:marLeft w:val="0"/>
                  <w:marRight w:val="0"/>
                  <w:marTop w:val="0"/>
                  <w:marBottom w:val="0"/>
                  <w:divBdr>
                    <w:top w:val="none" w:sz="0" w:space="0" w:color="auto"/>
                    <w:left w:val="none" w:sz="0" w:space="0" w:color="auto"/>
                    <w:bottom w:val="none" w:sz="0" w:space="0" w:color="auto"/>
                    <w:right w:val="none" w:sz="0" w:space="0" w:color="auto"/>
                  </w:divBdr>
                  <w:divsChild>
                    <w:div w:id="422608695">
                      <w:marLeft w:val="0"/>
                      <w:marRight w:val="90"/>
                      <w:marTop w:val="0"/>
                      <w:marBottom w:val="0"/>
                      <w:divBdr>
                        <w:top w:val="single" w:sz="6" w:space="3" w:color="auto"/>
                        <w:left w:val="single" w:sz="6" w:space="5" w:color="auto"/>
                        <w:bottom w:val="single" w:sz="6" w:space="2" w:color="auto"/>
                        <w:right w:val="single" w:sz="6" w:space="4" w:color="auto"/>
                      </w:divBdr>
                      <w:divsChild>
                        <w:div w:id="98739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297649">
      <w:bodyDiv w:val="1"/>
      <w:marLeft w:val="0"/>
      <w:marRight w:val="0"/>
      <w:marTop w:val="0"/>
      <w:marBottom w:val="0"/>
      <w:divBdr>
        <w:top w:val="none" w:sz="0" w:space="0" w:color="auto"/>
        <w:left w:val="none" w:sz="0" w:space="0" w:color="auto"/>
        <w:bottom w:val="none" w:sz="0" w:space="0" w:color="auto"/>
        <w:right w:val="none" w:sz="0" w:space="0" w:color="auto"/>
      </w:divBdr>
    </w:div>
    <w:div w:id="1670406305">
      <w:bodyDiv w:val="1"/>
      <w:marLeft w:val="0"/>
      <w:marRight w:val="0"/>
      <w:marTop w:val="0"/>
      <w:marBottom w:val="0"/>
      <w:divBdr>
        <w:top w:val="none" w:sz="0" w:space="0" w:color="auto"/>
        <w:left w:val="none" w:sz="0" w:space="0" w:color="auto"/>
        <w:bottom w:val="none" w:sz="0" w:space="0" w:color="auto"/>
        <w:right w:val="none" w:sz="0" w:space="0" w:color="auto"/>
      </w:divBdr>
    </w:div>
    <w:div w:id="1961258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wordml://75.pn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919CC-C2A1-4149-BD40-D879247CF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10590</Words>
  <Characters>63542</Characters>
  <Application>Microsoft Office Word</Application>
  <DocSecurity>0</DocSecurity>
  <Lines>529</Lines>
  <Paragraphs>147</Paragraphs>
  <ScaleCrop>false</ScaleCrop>
  <HeadingPairs>
    <vt:vector size="2" baseType="variant">
      <vt:variant>
        <vt:lpstr>Tytuł</vt:lpstr>
      </vt:variant>
      <vt:variant>
        <vt:i4>1</vt:i4>
      </vt:variant>
    </vt:vector>
  </HeadingPairs>
  <TitlesOfParts>
    <vt:vector size="1" baseType="lpstr">
      <vt:lpstr/>
    </vt:vector>
  </TitlesOfParts>
  <Company>Grizli777</Company>
  <LinksUpToDate>false</LinksUpToDate>
  <CharactersWithSpaces>73985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Troka;Łukasz Adrych</dc:creator>
  <cp:lastModifiedBy>Speedziarz</cp:lastModifiedBy>
  <cp:revision>8</cp:revision>
  <cp:lastPrinted>2014-12-10T09:38:00Z</cp:lastPrinted>
  <dcterms:created xsi:type="dcterms:W3CDTF">2014-12-08T12:48:00Z</dcterms:created>
  <dcterms:modified xsi:type="dcterms:W3CDTF">2014-12-10T09:38:00Z</dcterms:modified>
</cp:coreProperties>
</file>